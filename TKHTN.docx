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4EE73" w14:textId="77777777" w:rsidR="004551C0" w:rsidRPr="00B924F0" w:rsidRDefault="004551C0" w:rsidP="00C47617">
      <w:pPr>
        <w:spacing w:line="240" w:lineRule="auto"/>
        <w:ind w:firstLine="0"/>
        <w:jc w:val="center"/>
        <w:rPr>
          <w:b/>
          <w:color w:val="000000" w:themeColor="text1"/>
          <w:sz w:val="32"/>
          <w:szCs w:val="32"/>
          <w14:textOutline w14:w="0" w14:cap="flat" w14:cmpd="sng" w14:algn="ctr">
            <w14:noFill/>
            <w14:prstDash w14:val="solid"/>
            <w14:round/>
          </w14:textOutline>
        </w:rPr>
      </w:pPr>
      <w:bookmarkStart w:id="0" w:name="_Toc96626101"/>
      <w:r w:rsidRPr="00B924F0">
        <w:rPr>
          <w:b/>
          <w:color w:val="000000" w:themeColor="text1"/>
          <w:sz w:val="32"/>
          <w:szCs w:val="32"/>
          <w14:textOutline w14:w="0" w14:cap="flat" w14:cmpd="sng" w14:algn="ctr">
            <w14:noFill/>
            <w14:prstDash w14:val="solid"/>
            <w14:round/>
          </w14:textOutline>
        </w:rPr>
        <w:t>ĐẠI HỌC BÁCH KHOA HÀ NỘI</w:t>
      </w:r>
    </w:p>
    <w:p w14:paraId="2B8C9FC6" w14:textId="77777777" w:rsidR="004551C0" w:rsidRPr="00B924F0" w:rsidRDefault="004551C0" w:rsidP="004551C0">
      <w:pPr>
        <w:spacing w:line="240" w:lineRule="auto"/>
        <w:jc w:val="center"/>
        <w:rPr>
          <w:b/>
          <w:color w:val="000000" w:themeColor="text1"/>
          <w:sz w:val="32"/>
          <w:szCs w:val="32"/>
          <w14:textOutline w14:w="0" w14:cap="flat" w14:cmpd="sng" w14:algn="ctr">
            <w14:noFill/>
            <w14:prstDash w14:val="solid"/>
            <w14:round/>
          </w14:textOutline>
        </w:rPr>
      </w:pPr>
      <w:r>
        <w:rPr>
          <w:b/>
          <w:color w:val="000000" w:themeColor="text1"/>
          <w:sz w:val="32"/>
          <w:szCs w:val="32"/>
          <w14:textOutline w14:w="0" w14:cap="flat" w14:cmpd="sng" w14:algn="ctr">
            <w14:noFill/>
            <w14:prstDash w14:val="solid"/>
            <w14:round/>
          </w14:textOutline>
        </w:rPr>
        <w:t>TRƯỜNG ĐIỆN – ĐIỆN TỬ</w:t>
      </w:r>
    </w:p>
    <w:p w14:paraId="4CDA3B48" w14:textId="77777777" w:rsidR="004551C0" w:rsidRDefault="004551C0" w:rsidP="004551C0">
      <w:pPr>
        <w:ind w:left="144"/>
        <w:jc w:val="cente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w:t>
      </w:r>
      <w:r>
        <w:rPr>
          <w:rFonts w:ascii="Wingdings" w:eastAsia="Wingdings" w:hAnsi="Wingdings" w:cs="Wingdings"/>
          <w:color w:val="000000" w:themeColor="text1"/>
          <w14:textOutline w14:w="0" w14:cap="flat" w14:cmpd="sng" w14:algn="ctr">
            <w14:noFill/>
            <w14:prstDash w14:val="solid"/>
            <w14:round/>
          </w14:textOutline>
        </w:rPr>
        <w:t></w:t>
      </w:r>
      <w:r>
        <w:rPr>
          <w:color w:val="000000" w:themeColor="text1"/>
          <w14:textOutline w14:w="0" w14:cap="flat" w14:cmpd="sng" w14:algn="ctr">
            <w14:noFill/>
            <w14:prstDash w14:val="solid"/>
            <w14:round/>
          </w14:textOutline>
        </w:rPr>
        <w:t>-----</w:t>
      </w:r>
    </w:p>
    <w:p w14:paraId="6B211684" w14:textId="77777777" w:rsidR="004551C0" w:rsidRDefault="004551C0" w:rsidP="004551C0">
      <w:pPr>
        <w:pStyle w:val="oancuaDanhsach"/>
        <w:ind w:left="0" w:firstLine="142"/>
      </w:pPr>
      <w:r w:rsidRPr="006034AA">
        <w:rPr>
          <w:noProof/>
          <w:color w:val="000000" w:themeColor="text1"/>
          <w:lang w:val="en-GB" w:eastAsia="en-GB"/>
          <w14:textOutline w14:w="0" w14:cap="flat" w14:cmpd="sng" w14:algn="ctr">
            <w14:noFill/>
            <w14:prstDash w14:val="solid"/>
            <w14:round/>
          </w14:textOutline>
        </w:rPr>
        <w:drawing>
          <wp:anchor distT="0" distB="0" distL="114300" distR="114300" simplePos="0" relativeHeight="251658240" behindDoc="0" locked="0" layoutInCell="1" allowOverlap="1" wp14:anchorId="53BC7670" wp14:editId="572A3393">
            <wp:simplePos x="0" y="0"/>
            <wp:positionH relativeFrom="margin">
              <wp:posOffset>2548093</wp:posOffset>
            </wp:positionH>
            <wp:positionV relativeFrom="paragraph">
              <wp:posOffset>50800</wp:posOffset>
            </wp:positionV>
            <wp:extent cx="1390650" cy="2089150"/>
            <wp:effectExtent l="0" t="0" r="0" b="6350"/>
            <wp:wrapSquare wrapText="bothSides"/>
            <wp:docPr id="43" name="Hình ảnh 4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descr="A picture containing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90650" cy="208915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14:textOutline w14:w="0" w14:cap="flat" w14:cmpd="sng" w14:algn="ctr">
            <w14:noFill/>
            <w14:prstDash w14:val="solid"/>
            <w14:round/>
          </w14:textOutline>
        </w:rPr>
        <w:br/>
      </w:r>
    </w:p>
    <w:p w14:paraId="61819E16" w14:textId="77777777" w:rsidR="00B340D0" w:rsidRDefault="00B340D0" w:rsidP="004551C0">
      <w:pPr>
        <w:pStyle w:val="oancuaDanhsach"/>
        <w:ind w:left="0" w:firstLine="142"/>
        <w:rPr>
          <w:ins w:id="1" w:author="{AB10DB72-522E-46D9-A58C-283427CFF3C5}" w:date="2023-03-10T23:37:00Z"/>
        </w:rPr>
      </w:pPr>
    </w:p>
    <w:p w14:paraId="6F69AC3A" w14:textId="77777777" w:rsidR="004551C0" w:rsidRDefault="004551C0" w:rsidP="004551C0">
      <w:pPr>
        <w:spacing w:line="240" w:lineRule="auto"/>
        <w:ind w:hanging="144"/>
        <w:jc w:val="center"/>
      </w:pPr>
      <w:r>
        <w:t xml:space="preserve"> </w:t>
      </w:r>
    </w:p>
    <w:p w14:paraId="44012B06" w14:textId="77777777" w:rsidR="004551C0" w:rsidRDefault="004551C0" w:rsidP="004551C0">
      <w:pPr>
        <w:spacing w:line="240" w:lineRule="auto"/>
        <w:ind w:hanging="144"/>
        <w:jc w:val="center"/>
      </w:pPr>
    </w:p>
    <w:p w14:paraId="7BDC6C0E" w14:textId="77777777" w:rsidR="004551C0" w:rsidRDefault="004551C0" w:rsidP="004551C0">
      <w:pPr>
        <w:spacing w:line="240" w:lineRule="auto"/>
        <w:ind w:hanging="144"/>
        <w:jc w:val="center"/>
      </w:pPr>
    </w:p>
    <w:p w14:paraId="522A3DFC" w14:textId="77777777" w:rsidR="004551C0" w:rsidRDefault="004551C0" w:rsidP="004551C0">
      <w:pPr>
        <w:spacing w:line="240" w:lineRule="auto"/>
        <w:ind w:hanging="144"/>
        <w:jc w:val="center"/>
      </w:pPr>
    </w:p>
    <w:p w14:paraId="3998D1C7" w14:textId="77777777" w:rsidR="004551C0" w:rsidRDefault="004551C0" w:rsidP="004551C0">
      <w:pPr>
        <w:spacing w:line="240" w:lineRule="auto"/>
        <w:ind w:hanging="144"/>
        <w:jc w:val="center"/>
      </w:pPr>
    </w:p>
    <w:p w14:paraId="36B481FB" w14:textId="77777777" w:rsidR="004551C0" w:rsidRDefault="004551C0" w:rsidP="004551C0">
      <w:pPr>
        <w:spacing w:line="240" w:lineRule="auto"/>
        <w:ind w:hanging="144"/>
        <w:jc w:val="center"/>
      </w:pPr>
    </w:p>
    <w:p w14:paraId="45EB46FC" w14:textId="77777777" w:rsidR="004551C0" w:rsidRDefault="004551C0" w:rsidP="004551C0">
      <w:pPr>
        <w:spacing w:line="240" w:lineRule="auto"/>
        <w:ind w:hanging="144"/>
        <w:jc w:val="center"/>
      </w:pPr>
    </w:p>
    <w:p w14:paraId="6E0F125A" w14:textId="77777777" w:rsidR="004551C0" w:rsidRDefault="004551C0" w:rsidP="004551C0">
      <w:pPr>
        <w:spacing w:line="240" w:lineRule="auto"/>
        <w:ind w:hanging="144"/>
        <w:jc w:val="center"/>
      </w:pPr>
    </w:p>
    <w:p w14:paraId="533FFA9C" w14:textId="77777777" w:rsidR="004551C0" w:rsidRDefault="004551C0" w:rsidP="004551C0">
      <w:pPr>
        <w:spacing w:line="240" w:lineRule="auto"/>
        <w:ind w:hanging="144"/>
        <w:jc w:val="center"/>
      </w:pPr>
    </w:p>
    <w:p w14:paraId="587E0C82" w14:textId="77777777" w:rsidR="004551C0" w:rsidRPr="00B924F0" w:rsidRDefault="004551C0" w:rsidP="004551C0">
      <w:pPr>
        <w:spacing w:line="240" w:lineRule="auto"/>
        <w:ind w:hanging="144"/>
        <w:jc w:val="center"/>
        <w:rPr>
          <w:b/>
          <w:bCs/>
          <w:sz w:val="40"/>
          <w:szCs w:val="40"/>
        </w:rPr>
      </w:pPr>
      <w:r>
        <w:t xml:space="preserve"> </w:t>
      </w:r>
      <w:r w:rsidRPr="00B924F0">
        <w:rPr>
          <w:b/>
          <w:bCs/>
          <w:sz w:val="40"/>
          <w:szCs w:val="40"/>
        </w:rPr>
        <w:t xml:space="preserve">BÁO CÁO BÀI TẬP LỚN </w:t>
      </w:r>
    </w:p>
    <w:p w14:paraId="7E62D23B" w14:textId="04D4E80E" w:rsidR="004551C0" w:rsidRPr="00C47617" w:rsidRDefault="004551C0" w:rsidP="00C47617">
      <w:pPr>
        <w:spacing w:line="240" w:lineRule="auto"/>
        <w:ind w:hanging="144"/>
        <w:jc w:val="center"/>
        <w:rPr>
          <w:i/>
          <w:iCs/>
          <w:sz w:val="32"/>
          <w:szCs w:val="32"/>
        </w:rPr>
      </w:pPr>
      <w:r w:rsidRPr="00B77B24">
        <w:rPr>
          <w:b/>
          <w:i/>
          <w:sz w:val="32"/>
          <w:szCs w:val="32"/>
          <w:u w:val="single"/>
        </w:rPr>
        <w:t>Đề tài</w:t>
      </w:r>
      <w:r w:rsidRPr="00B77B24">
        <w:rPr>
          <w:i/>
          <w:sz w:val="32"/>
          <w:szCs w:val="32"/>
          <w:u w:val="single"/>
        </w:rPr>
        <w:t>:</w:t>
      </w:r>
      <w:r w:rsidRPr="00B77B24">
        <w:rPr>
          <w:i/>
          <w:sz w:val="32"/>
          <w:szCs w:val="32"/>
        </w:rPr>
        <w:t xml:space="preserve"> </w:t>
      </w:r>
      <w:r w:rsidRPr="00066708">
        <w:rPr>
          <w:i/>
          <w:sz w:val="32"/>
          <w:szCs w:val="32"/>
        </w:rPr>
        <w:t>Lập trình VĐK STM32 giao tiếp với cảm biến DHT11, SRF05 để hiện thị thông số đo được lên LCD 1602 và truyền thông số lên máy tính</w:t>
      </w:r>
    </w:p>
    <w:p w14:paraId="30281A85" w14:textId="77777777" w:rsidR="004551C0" w:rsidRDefault="004551C0" w:rsidP="004551C0">
      <w:pPr>
        <w:spacing w:line="240" w:lineRule="auto"/>
        <w:ind w:hanging="144"/>
      </w:pPr>
    </w:p>
    <w:tbl>
      <w:tblPr>
        <w:tblStyle w:val="LiBang1"/>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3118"/>
        <w:gridCol w:w="1706"/>
      </w:tblGrid>
      <w:tr w:rsidR="004551C0" w14:paraId="45447885" w14:textId="77777777">
        <w:tc>
          <w:tcPr>
            <w:tcW w:w="3074" w:type="dxa"/>
            <w:hideMark/>
          </w:tcPr>
          <w:p w14:paraId="0D8E282D" w14:textId="77777777" w:rsidR="004551C0" w:rsidRDefault="004551C0">
            <w:pPr>
              <w:tabs>
                <w:tab w:val="left" w:pos="1323"/>
              </w:tabs>
            </w:pPr>
            <w:r>
              <w:t xml:space="preserve">Môn học </w:t>
            </w:r>
          </w:p>
        </w:tc>
        <w:tc>
          <w:tcPr>
            <w:tcW w:w="4824" w:type="dxa"/>
            <w:gridSpan w:val="2"/>
            <w:hideMark/>
          </w:tcPr>
          <w:p w14:paraId="21A8013E" w14:textId="77777777" w:rsidR="004551C0" w:rsidRDefault="004551C0">
            <w:pPr>
              <w:tabs>
                <w:tab w:val="left" w:pos="1323"/>
              </w:tabs>
            </w:pPr>
            <w:r>
              <w:t>Thiết kế hệ thống nhúng</w:t>
            </w:r>
          </w:p>
        </w:tc>
      </w:tr>
      <w:tr w:rsidR="004551C0" w14:paraId="2C0E7291" w14:textId="77777777">
        <w:tc>
          <w:tcPr>
            <w:tcW w:w="3074" w:type="dxa"/>
            <w:hideMark/>
          </w:tcPr>
          <w:p w14:paraId="6ED06DB7" w14:textId="77777777" w:rsidR="004551C0" w:rsidRDefault="004551C0">
            <w:pPr>
              <w:tabs>
                <w:tab w:val="left" w:pos="1323"/>
              </w:tabs>
            </w:pPr>
            <w:r>
              <w:t>Giảng viên hướng dẫn</w:t>
            </w:r>
          </w:p>
        </w:tc>
        <w:tc>
          <w:tcPr>
            <w:tcW w:w="4824" w:type="dxa"/>
            <w:gridSpan w:val="2"/>
            <w:hideMark/>
          </w:tcPr>
          <w:p w14:paraId="4D0DF8CB" w14:textId="77777777" w:rsidR="004551C0" w:rsidRPr="00026EEA" w:rsidRDefault="004551C0">
            <w:pPr>
              <w:tabs>
                <w:tab w:val="left" w:pos="1323"/>
              </w:tabs>
              <w:rPr>
                <w:lang w:val="vi-VN"/>
              </w:rPr>
            </w:pPr>
            <w:r w:rsidRPr="004764F1">
              <w:rPr>
                <w:rFonts w:ascii="TimesNewRoman" w:hAnsi="TimesNewRoman"/>
              </w:rPr>
              <w:t>T</w:t>
            </w:r>
            <w:r>
              <w:rPr>
                <w:rFonts w:ascii="TimesNewRoman" w:hAnsi="TimesNewRoman"/>
              </w:rPr>
              <w:t>h</w:t>
            </w:r>
            <w:r w:rsidRPr="004764F1">
              <w:rPr>
                <w:rFonts w:ascii="TimesNewRoman" w:hAnsi="TimesNewRoman"/>
              </w:rPr>
              <w:t xml:space="preserve">S. </w:t>
            </w:r>
            <w:r>
              <w:rPr>
                <w:rFonts w:ascii="TimesNewRoman" w:hAnsi="TimesNewRoman"/>
              </w:rPr>
              <w:t>Lê</w:t>
            </w:r>
            <w:r>
              <w:rPr>
                <w:rFonts w:ascii="TimesNewRoman" w:hAnsi="TimesNewRoman"/>
                <w:lang w:val="vi-VN"/>
              </w:rPr>
              <w:t xml:space="preserve"> Công Cường</w:t>
            </w:r>
          </w:p>
        </w:tc>
      </w:tr>
      <w:tr w:rsidR="004551C0" w14:paraId="2D619F7B" w14:textId="77777777">
        <w:tc>
          <w:tcPr>
            <w:tcW w:w="3074" w:type="dxa"/>
            <w:hideMark/>
          </w:tcPr>
          <w:p w14:paraId="414DF0F4" w14:textId="77777777" w:rsidR="004551C0" w:rsidRDefault="004551C0">
            <w:pPr>
              <w:tabs>
                <w:tab w:val="left" w:pos="1323"/>
              </w:tabs>
            </w:pPr>
            <w:r>
              <w:t xml:space="preserve">Nhóm thực hiện </w:t>
            </w:r>
          </w:p>
        </w:tc>
        <w:tc>
          <w:tcPr>
            <w:tcW w:w="3118" w:type="dxa"/>
            <w:hideMark/>
          </w:tcPr>
          <w:p w14:paraId="66219708" w14:textId="77777777" w:rsidR="004551C0" w:rsidRDefault="004551C0">
            <w:pPr>
              <w:tabs>
                <w:tab w:val="left" w:pos="1323"/>
              </w:tabs>
            </w:pPr>
            <w:r>
              <w:t>Nhóm 2</w:t>
            </w:r>
          </w:p>
        </w:tc>
        <w:tc>
          <w:tcPr>
            <w:tcW w:w="1706" w:type="dxa"/>
            <w:hideMark/>
          </w:tcPr>
          <w:p w14:paraId="31ABF84E" w14:textId="77777777" w:rsidR="004551C0" w:rsidRDefault="004551C0">
            <w:pPr>
              <w:tabs>
                <w:tab w:val="left" w:pos="1323"/>
              </w:tabs>
            </w:pPr>
          </w:p>
        </w:tc>
      </w:tr>
      <w:tr w:rsidR="004551C0" w14:paraId="1ACB8728" w14:textId="77777777">
        <w:tc>
          <w:tcPr>
            <w:tcW w:w="3074" w:type="dxa"/>
            <w:hideMark/>
          </w:tcPr>
          <w:p w14:paraId="152FEEAE" w14:textId="77777777" w:rsidR="004551C0" w:rsidRDefault="004551C0">
            <w:pPr>
              <w:tabs>
                <w:tab w:val="left" w:pos="1323"/>
              </w:tabs>
            </w:pPr>
          </w:p>
        </w:tc>
        <w:tc>
          <w:tcPr>
            <w:tcW w:w="3118" w:type="dxa"/>
            <w:hideMark/>
          </w:tcPr>
          <w:p w14:paraId="6AE43724" w14:textId="77777777" w:rsidR="004551C0" w:rsidRPr="00026EEA" w:rsidRDefault="004551C0">
            <w:pPr>
              <w:tabs>
                <w:tab w:val="left" w:pos="1323"/>
              </w:tabs>
              <w:rPr>
                <w:lang w:val="vi-VN"/>
              </w:rPr>
            </w:pPr>
            <w:r>
              <w:t>Phạm</w:t>
            </w:r>
            <w:r>
              <w:rPr>
                <w:lang w:val="vi-VN"/>
              </w:rPr>
              <w:t xml:space="preserve"> Thanh Tùng</w:t>
            </w:r>
          </w:p>
        </w:tc>
        <w:tc>
          <w:tcPr>
            <w:tcW w:w="1706" w:type="dxa"/>
            <w:hideMark/>
          </w:tcPr>
          <w:p w14:paraId="5024472E" w14:textId="77777777" w:rsidR="004551C0" w:rsidRDefault="004551C0">
            <w:pPr>
              <w:tabs>
                <w:tab w:val="left" w:pos="1323"/>
              </w:tabs>
            </w:pPr>
            <w:r>
              <w:rPr>
                <w:lang w:val="vi-VN"/>
              </w:rPr>
              <w:t>20192160</w:t>
            </w:r>
          </w:p>
        </w:tc>
      </w:tr>
      <w:tr w:rsidR="004551C0" w14:paraId="6662AF60" w14:textId="77777777">
        <w:tc>
          <w:tcPr>
            <w:tcW w:w="3074" w:type="dxa"/>
          </w:tcPr>
          <w:p w14:paraId="0D0CBC09" w14:textId="77777777" w:rsidR="004551C0" w:rsidRDefault="004551C0">
            <w:pPr>
              <w:tabs>
                <w:tab w:val="left" w:pos="1323"/>
              </w:tabs>
            </w:pPr>
          </w:p>
        </w:tc>
        <w:tc>
          <w:tcPr>
            <w:tcW w:w="3118" w:type="dxa"/>
            <w:hideMark/>
          </w:tcPr>
          <w:p w14:paraId="3C966915" w14:textId="77777777" w:rsidR="004551C0" w:rsidRPr="00D27C2B" w:rsidRDefault="004551C0">
            <w:pPr>
              <w:tabs>
                <w:tab w:val="left" w:pos="1323"/>
              </w:tabs>
            </w:pPr>
            <w:r w:rsidRPr="00D27C2B">
              <w:rPr>
                <w:lang w:val="vi-VN"/>
              </w:rPr>
              <w:t xml:space="preserve">Nguyễn </w:t>
            </w:r>
            <w:r>
              <w:rPr>
                <w:lang w:val="vi-VN"/>
              </w:rPr>
              <w:t>Đình Dương</w:t>
            </w:r>
          </w:p>
          <w:p w14:paraId="714A0CDD" w14:textId="77777777" w:rsidR="004551C0" w:rsidRPr="00026EEA" w:rsidRDefault="004551C0">
            <w:pPr>
              <w:tabs>
                <w:tab w:val="left" w:pos="1323"/>
              </w:tabs>
              <w:rPr>
                <w:lang w:val="vi-VN"/>
              </w:rPr>
            </w:pPr>
            <w:r>
              <w:t>Lê</w:t>
            </w:r>
            <w:r>
              <w:rPr>
                <w:lang w:val="vi-VN"/>
              </w:rPr>
              <w:t xml:space="preserve"> Đình Khánh</w:t>
            </w:r>
          </w:p>
          <w:p w14:paraId="40DC6A01" w14:textId="77777777" w:rsidR="004551C0" w:rsidRPr="00026EEA" w:rsidRDefault="004551C0">
            <w:pPr>
              <w:tabs>
                <w:tab w:val="left" w:pos="1323"/>
              </w:tabs>
              <w:rPr>
                <w:lang w:val="vi-VN"/>
              </w:rPr>
            </w:pPr>
            <w:r>
              <w:t>Nguyễn</w:t>
            </w:r>
            <w:r>
              <w:rPr>
                <w:lang w:val="vi-VN"/>
              </w:rPr>
              <w:t xml:space="preserve"> Quang Minh</w:t>
            </w:r>
          </w:p>
          <w:p w14:paraId="62DB7B9B" w14:textId="77777777" w:rsidR="004551C0" w:rsidRDefault="004551C0">
            <w:pPr>
              <w:tabs>
                <w:tab w:val="left" w:pos="1323"/>
              </w:tabs>
            </w:pPr>
          </w:p>
          <w:p w14:paraId="1921E1F2" w14:textId="77777777" w:rsidR="004551C0" w:rsidRPr="003D4EE7" w:rsidRDefault="004551C0">
            <w:pPr>
              <w:tabs>
                <w:tab w:val="left" w:pos="1323"/>
              </w:tabs>
              <w:jc w:val="center"/>
              <w:rPr>
                <w:i/>
              </w:rPr>
            </w:pPr>
            <w:r w:rsidRPr="003D4EE7">
              <w:rPr>
                <w:i/>
              </w:rPr>
              <w:t xml:space="preserve">Hà Nội, </w:t>
            </w:r>
            <w:r>
              <w:rPr>
                <w:i/>
              </w:rPr>
              <w:t>03</w:t>
            </w:r>
            <w:r w:rsidRPr="003D4EE7">
              <w:rPr>
                <w:i/>
              </w:rPr>
              <w:t>/</w:t>
            </w:r>
            <w:r>
              <w:rPr>
                <w:i/>
              </w:rPr>
              <w:t>2023</w:t>
            </w:r>
          </w:p>
        </w:tc>
        <w:tc>
          <w:tcPr>
            <w:tcW w:w="1706" w:type="dxa"/>
            <w:hideMark/>
          </w:tcPr>
          <w:p w14:paraId="43E5C553" w14:textId="77777777" w:rsidR="004551C0" w:rsidRPr="00D27C2B" w:rsidRDefault="004551C0">
            <w:pPr>
              <w:tabs>
                <w:tab w:val="left" w:pos="1323"/>
              </w:tabs>
            </w:pPr>
            <w:r>
              <w:rPr>
                <w:lang w:val="vi-VN"/>
              </w:rPr>
              <w:t>20191792</w:t>
            </w:r>
          </w:p>
          <w:p w14:paraId="60CFD4C5" w14:textId="77777777" w:rsidR="004551C0" w:rsidRDefault="004551C0">
            <w:pPr>
              <w:tabs>
                <w:tab w:val="left" w:pos="1323"/>
              </w:tabs>
              <w:rPr>
                <w:lang w:val="vi-VN"/>
              </w:rPr>
            </w:pPr>
            <w:r>
              <w:rPr>
                <w:lang w:val="vi-VN"/>
              </w:rPr>
              <w:t>20191905</w:t>
            </w:r>
          </w:p>
          <w:p w14:paraId="20227EAE" w14:textId="77777777" w:rsidR="004551C0" w:rsidRDefault="004551C0">
            <w:pPr>
              <w:tabs>
                <w:tab w:val="left" w:pos="1323"/>
              </w:tabs>
            </w:pPr>
            <w:r>
              <w:t>20191964</w:t>
            </w:r>
          </w:p>
        </w:tc>
      </w:tr>
      <w:bookmarkEnd w:id="0"/>
    </w:tbl>
    <w:p w14:paraId="25B36E09" w14:textId="3B8565F1" w:rsidR="0021413B" w:rsidRPr="000A1E91" w:rsidRDefault="0021413B" w:rsidP="00794B9A">
      <w:pPr>
        <w:spacing w:before="0" w:after="160" w:line="259" w:lineRule="auto"/>
        <w:ind w:firstLine="0"/>
        <w:rPr>
          <w:lang w:val="en-GB"/>
        </w:rPr>
      </w:pPr>
    </w:p>
    <w:sdt>
      <w:sdtPr>
        <w:rPr>
          <w:rFonts w:ascii="Times New Roman" w:eastAsia="Calibri" w:hAnsi="Times New Roman" w:cs="Times New Roman"/>
          <w:color w:val="auto"/>
          <w:sz w:val="28"/>
          <w:szCs w:val="22"/>
        </w:rPr>
        <w:id w:val="-1035279176"/>
        <w:docPartObj>
          <w:docPartGallery w:val="Table of Contents"/>
          <w:docPartUnique/>
        </w:docPartObj>
      </w:sdtPr>
      <w:sdtEndPr>
        <w:rPr>
          <w:b/>
          <w:bCs/>
          <w:noProof/>
        </w:rPr>
      </w:sdtEndPr>
      <w:sdtContent>
        <w:p w14:paraId="11CDB5D5" w14:textId="210F32C6" w:rsidR="00904C1D" w:rsidRPr="00904C1D" w:rsidRDefault="00904C1D" w:rsidP="00904C1D">
          <w:pPr>
            <w:pStyle w:val="uMucluc"/>
            <w:jc w:val="center"/>
            <w:rPr>
              <w:rFonts w:ascii="Times New Roman" w:hAnsi="Times New Roman" w:cs="Times New Roman"/>
              <w:color w:val="000000" w:themeColor="text1"/>
              <w:sz w:val="36"/>
              <w:szCs w:val="36"/>
              <w:lang w:val="vi-VN"/>
            </w:rPr>
          </w:pPr>
          <w:r w:rsidRPr="00904C1D">
            <w:rPr>
              <w:rFonts w:ascii="Times New Roman" w:hAnsi="Times New Roman" w:cs="Times New Roman"/>
              <w:color w:val="000000" w:themeColor="text1"/>
              <w:sz w:val="36"/>
              <w:szCs w:val="36"/>
            </w:rPr>
            <w:t>Mục</w:t>
          </w:r>
          <w:r w:rsidRPr="00904C1D">
            <w:rPr>
              <w:rFonts w:ascii="Times New Roman" w:hAnsi="Times New Roman" w:cs="Times New Roman"/>
              <w:color w:val="000000" w:themeColor="text1"/>
              <w:sz w:val="36"/>
              <w:szCs w:val="36"/>
              <w:lang w:val="vi-VN"/>
            </w:rPr>
            <w:t xml:space="preserve"> lục</w:t>
          </w:r>
        </w:p>
        <w:p w14:paraId="26160CB2" w14:textId="51F63A98" w:rsidR="00904C1D" w:rsidRDefault="00904C1D">
          <w:pPr>
            <w:pStyle w:val="Muclu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9383977" w:history="1">
            <w:r w:rsidRPr="00BA00B2">
              <w:rPr>
                <w:rStyle w:val="Siuktni"/>
                <w:noProof/>
                <w:lang w:val="de-DE"/>
              </w:rPr>
              <w:t>MỞ</w:t>
            </w:r>
            <w:r w:rsidRPr="00BA00B2">
              <w:rPr>
                <w:rStyle w:val="Siuktni"/>
                <w:noProof/>
                <w:lang w:val="vi-VN"/>
              </w:rPr>
              <w:t xml:space="preserve"> </w:t>
            </w:r>
            <w:r w:rsidRPr="00BA00B2">
              <w:rPr>
                <w:rStyle w:val="Siuktni"/>
                <w:noProof/>
              </w:rPr>
              <w:t>ĐẦU</w:t>
            </w:r>
            <w:r>
              <w:rPr>
                <w:noProof/>
                <w:webHidden/>
              </w:rPr>
              <w:tab/>
            </w:r>
            <w:r>
              <w:rPr>
                <w:noProof/>
                <w:webHidden/>
              </w:rPr>
              <w:fldChar w:fldCharType="begin"/>
            </w:r>
            <w:r>
              <w:rPr>
                <w:noProof/>
                <w:webHidden/>
              </w:rPr>
              <w:instrText xml:space="preserve"> PAGEREF _Toc129383977 \h </w:instrText>
            </w:r>
            <w:r>
              <w:rPr>
                <w:noProof/>
                <w:webHidden/>
              </w:rPr>
            </w:r>
            <w:r>
              <w:rPr>
                <w:noProof/>
                <w:webHidden/>
              </w:rPr>
              <w:fldChar w:fldCharType="separate"/>
            </w:r>
            <w:r>
              <w:rPr>
                <w:noProof/>
                <w:webHidden/>
              </w:rPr>
              <w:t>2</w:t>
            </w:r>
            <w:r>
              <w:rPr>
                <w:noProof/>
                <w:webHidden/>
              </w:rPr>
              <w:fldChar w:fldCharType="end"/>
            </w:r>
          </w:hyperlink>
        </w:p>
        <w:p w14:paraId="36F1DA43" w14:textId="1C5BC080" w:rsidR="00904C1D" w:rsidRDefault="00376120">
          <w:pPr>
            <w:pStyle w:val="Mucluc1"/>
            <w:tabs>
              <w:tab w:val="right" w:leader="dot" w:pos="9350"/>
            </w:tabs>
            <w:rPr>
              <w:rFonts w:asciiTheme="minorHAnsi" w:eastAsiaTheme="minorEastAsia" w:hAnsiTheme="minorHAnsi" w:cstheme="minorBidi"/>
              <w:noProof/>
              <w:sz w:val="22"/>
            </w:rPr>
          </w:pPr>
          <w:hyperlink w:anchor="_Toc129383978" w:history="1">
            <w:r w:rsidR="00904C1D" w:rsidRPr="00BA00B2">
              <w:rPr>
                <w:rStyle w:val="Siuktni"/>
                <w:noProof/>
                <w:lang w:val="en-GB"/>
              </w:rPr>
              <w:t>Chương 1: Xác định yêu cầu</w:t>
            </w:r>
            <w:r w:rsidR="00904C1D">
              <w:rPr>
                <w:noProof/>
                <w:webHidden/>
              </w:rPr>
              <w:tab/>
            </w:r>
            <w:r w:rsidR="00904C1D">
              <w:rPr>
                <w:noProof/>
                <w:webHidden/>
              </w:rPr>
              <w:fldChar w:fldCharType="begin"/>
            </w:r>
            <w:r w:rsidR="00904C1D">
              <w:rPr>
                <w:noProof/>
                <w:webHidden/>
              </w:rPr>
              <w:instrText xml:space="preserve"> PAGEREF _Toc129383978 \h </w:instrText>
            </w:r>
            <w:r w:rsidR="00904C1D">
              <w:rPr>
                <w:noProof/>
                <w:webHidden/>
              </w:rPr>
            </w:r>
            <w:r w:rsidR="00904C1D">
              <w:rPr>
                <w:noProof/>
                <w:webHidden/>
              </w:rPr>
              <w:fldChar w:fldCharType="separate"/>
            </w:r>
            <w:r w:rsidR="00904C1D">
              <w:rPr>
                <w:noProof/>
                <w:webHidden/>
              </w:rPr>
              <w:t>5</w:t>
            </w:r>
            <w:r w:rsidR="00904C1D">
              <w:rPr>
                <w:noProof/>
                <w:webHidden/>
              </w:rPr>
              <w:fldChar w:fldCharType="end"/>
            </w:r>
          </w:hyperlink>
        </w:p>
        <w:p w14:paraId="774F0EC2" w14:textId="3C587287" w:rsidR="00904C1D" w:rsidRDefault="00376120">
          <w:pPr>
            <w:pStyle w:val="Mucluc2"/>
            <w:tabs>
              <w:tab w:val="left" w:pos="1320"/>
              <w:tab w:val="right" w:leader="dot" w:pos="9350"/>
            </w:tabs>
            <w:rPr>
              <w:rFonts w:asciiTheme="minorHAnsi" w:eastAsiaTheme="minorEastAsia" w:hAnsiTheme="minorHAnsi" w:cstheme="minorBidi"/>
              <w:noProof/>
              <w:sz w:val="22"/>
            </w:rPr>
          </w:pPr>
          <w:hyperlink w:anchor="_Toc129383979" w:history="1">
            <w:r w:rsidR="00904C1D" w:rsidRPr="00BA00B2">
              <w:rPr>
                <w:rStyle w:val="Siuktni"/>
                <w:noProof/>
                <w:lang w:val="en-GB"/>
              </w:rPr>
              <w:t>1.1.</w:t>
            </w:r>
            <w:r w:rsidR="00904C1D">
              <w:rPr>
                <w:rFonts w:asciiTheme="minorHAnsi" w:eastAsiaTheme="minorEastAsia" w:hAnsiTheme="minorHAnsi" w:cstheme="minorBidi"/>
                <w:noProof/>
                <w:sz w:val="22"/>
              </w:rPr>
              <w:tab/>
            </w:r>
            <w:r w:rsidR="00904C1D" w:rsidRPr="00BA00B2">
              <w:rPr>
                <w:rStyle w:val="Siuktni"/>
                <w:noProof/>
                <w:lang w:val="en-GB"/>
              </w:rPr>
              <w:t>Phân tích yêu cầu</w:t>
            </w:r>
            <w:r w:rsidR="00904C1D">
              <w:rPr>
                <w:noProof/>
                <w:webHidden/>
              </w:rPr>
              <w:tab/>
            </w:r>
            <w:r w:rsidR="00904C1D">
              <w:rPr>
                <w:noProof/>
                <w:webHidden/>
              </w:rPr>
              <w:fldChar w:fldCharType="begin"/>
            </w:r>
            <w:r w:rsidR="00904C1D">
              <w:rPr>
                <w:noProof/>
                <w:webHidden/>
              </w:rPr>
              <w:instrText xml:space="preserve"> PAGEREF _Toc129383979 \h </w:instrText>
            </w:r>
            <w:r w:rsidR="00904C1D">
              <w:rPr>
                <w:noProof/>
                <w:webHidden/>
              </w:rPr>
            </w:r>
            <w:r w:rsidR="00904C1D">
              <w:rPr>
                <w:noProof/>
                <w:webHidden/>
              </w:rPr>
              <w:fldChar w:fldCharType="separate"/>
            </w:r>
            <w:r w:rsidR="00904C1D">
              <w:rPr>
                <w:noProof/>
                <w:webHidden/>
              </w:rPr>
              <w:t>5</w:t>
            </w:r>
            <w:r w:rsidR="00904C1D">
              <w:rPr>
                <w:noProof/>
                <w:webHidden/>
              </w:rPr>
              <w:fldChar w:fldCharType="end"/>
            </w:r>
          </w:hyperlink>
        </w:p>
        <w:p w14:paraId="2EF62130" w14:textId="77D4E111" w:rsidR="00904C1D" w:rsidRDefault="00376120">
          <w:pPr>
            <w:pStyle w:val="Mucluc1"/>
            <w:tabs>
              <w:tab w:val="right" w:leader="dot" w:pos="9350"/>
            </w:tabs>
            <w:rPr>
              <w:rFonts w:asciiTheme="minorHAnsi" w:eastAsiaTheme="minorEastAsia" w:hAnsiTheme="minorHAnsi" w:cstheme="minorBidi"/>
              <w:noProof/>
              <w:sz w:val="22"/>
            </w:rPr>
          </w:pPr>
          <w:hyperlink w:anchor="_Toc129383980" w:history="1">
            <w:r w:rsidR="00904C1D" w:rsidRPr="00BA00B2">
              <w:rPr>
                <w:rStyle w:val="Siuktni"/>
                <w:noProof/>
                <w:lang w:val="en-GB"/>
              </w:rPr>
              <w:t>Chương 2: Giới thiệu phần cứng</w:t>
            </w:r>
            <w:r w:rsidR="00904C1D">
              <w:rPr>
                <w:noProof/>
                <w:webHidden/>
              </w:rPr>
              <w:tab/>
            </w:r>
            <w:r w:rsidR="00904C1D">
              <w:rPr>
                <w:noProof/>
                <w:webHidden/>
              </w:rPr>
              <w:fldChar w:fldCharType="begin"/>
            </w:r>
            <w:r w:rsidR="00904C1D">
              <w:rPr>
                <w:noProof/>
                <w:webHidden/>
              </w:rPr>
              <w:instrText xml:space="preserve"> PAGEREF _Toc129383980 \h </w:instrText>
            </w:r>
            <w:r w:rsidR="00904C1D">
              <w:rPr>
                <w:noProof/>
                <w:webHidden/>
              </w:rPr>
            </w:r>
            <w:r w:rsidR="00904C1D">
              <w:rPr>
                <w:noProof/>
                <w:webHidden/>
              </w:rPr>
              <w:fldChar w:fldCharType="separate"/>
            </w:r>
            <w:r w:rsidR="00904C1D">
              <w:rPr>
                <w:noProof/>
                <w:webHidden/>
              </w:rPr>
              <w:t>6</w:t>
            </w:r>
            <w:r w:rsidR="00904C1D">
              <w:rPr>
                <w:noProof/>
                <w:webHidden/>
              </w:rPr>
              <w:fldChar w:fldCharType="end"/>
            </w:r>
          </w:hyperlink>
        </w:p>
        <w:p w14:paraId="3363F9E4" w14:textId="685DEFBD" w:rsidR="00904C1D" w:rsidRDefault="00376120">
          <w:pPr>
            <w:pStyle w:val="Mucluc2"/>
            <w:tabs>
              <w:tab w:val="right" w:leader="dot" w:pos="9350"/>
            </w:tabs>
            <w:rPr>
              <w:rFonts w:asciiTheme="minorHAnsi" w:eastAsiaTheme="minorEastAsia" w:hAnsiTheme="minorHAnsi" w:cstheme="minorBidi"/>
              <w:noProof/>
              <w:sz w:val="22"/>
            </w:rPr>
          </w:pPr>
          <w:hyperlink w:anchor="_Toc129383981" w:history="1">
            <w:r w:rsidR="00904C1D" w:rsidRPr="00BA00B2">
              <w:rPr>
                <w:rStyle w:val="Siuktni"/>
                <w:noProof/>
                <w:lang w:val="de-DE"/>
              </w:rPr>
              <w:t>2</w:t>
            </w:r>
            <w:r w:rsidR="00904C1D" w:rsidRPr="00BA00B2">
              <w:rPr>
                <w:rStyle w:val="Siuktni"/>
                <w:noProof/>
                <w:lang w:val="vi-VN"/>
              </w:rPr>
              <w:t xml:space="preserve">.1. </w:t>
            </w:r>
            <w:r w:rsidR="00904C1D" w:rsidRPr="00BA00B2">
              <w:rPr>
                <w:rStyle w:val="Siuktni"/>
                <w:noProof/>
                <w:lang w:val="de-DE"/>
              </w:rPr>
              <w:t>Nguyên lí các module phần cứng</w:t>
            </w:r>
            <w:r w:rsidR="00904C1D">
              <w:rPr>
                <w:noProof/>
                <w:webHidden/>
              </w:rPr>
              <w:tab/>
            </w:r>
            <w:r w:rsidR="00904C1D">
              <w:rPr>
                <w:noProof/>
                <w:webHidden/>
              </w:rPr>
              <w:fldChar w:fldCharType="begin"/>
            </w:r>
            <w:r w:rsidR="00904C1D">
              <w:rPr>
                <w:noProof/>
                <w:webHidden/>
              </w:rPr>
              <w:instrText xml:space="preserve"> PAGEREF _Toc129383981 \h </w:instrText>
            </w:r>
            <w:r w:rsidR="00904C1D">
              <w:rPr>
                <w:noProof/>
                <w:webHidden/>
              </w:rPr>
            </w:r>
            <w:r w:rsidR="00904C1D">
              <w:rPr>
                <w:noProof/>
                <w:webHidden/>
              </w:rPr>
              <w:fldChar w:fldCharType="separate"/>
            </w:r>
            <w:r w:rsidR="00904C1D">
              <w:rPr>
                <w:noProof/>
                <w:webHidden/>
              </w:rPr>
              <w:t>6</w:t>
            </w:r>
            <w:r w:rsidR="00904C1D">
              <w:rPr>
                <w:noProof/>
                <w:webHidden/>
              </w:rPr>
              <w:fldChar w:fldCharType="end"/>
            </w:r>
          </w:hyperlink>
        </w:p>
        <w:p w14:paraId="1D76764C" w14:textId="7A5456DA" w:rsidR="00904C1D" w:rsidRDefault="00376120">
          <w:pPr>
            <w:pStyle w:val="Mucluc3"/>
            <w:tabs>
              <w:tab w:val="right" w:leader="dot" w:pos="9350"/>
            </w:tabs>
            <w:rPr>
              <w:rFonts w:asciiTheme="minorHAnsi" w:eastAsiaTheme="minorEastAsia" w:hAnsiTheme="minorHAnsi" w:cstheme="minorBidi"/>
              <w:noProof/>
              <w:sz w:val="22"/>
            </w:rPr>
          </w:pPr>
          <w:hyperlink w:anchor="_Toc129383982" w:history="1">
            <w:r w:rsidR="00904C1D" w:rsidRPr="00BA00B2">
              <w:rPr>
                <w:rStyle w:val="Siuktni"/>
                <w:bCs/>
                <w:noProof/>
                <w:lang w:val="en-GB"/>
              </w:rPr>
              <w:t>2</w:t>
            </w:r>
            <w:r w:rsidR="00904C1D" w:rsidRPr="00BA00B2">
              <w:rPr>
                <w:rStyle w:val="Siuktni"/>
                <w:bCs/>
                <w:noProof/>
                <w:lang w:val="vi-VN"/>
              </w:rPr>
              <w:t xml:space="preserve">.1.1. </w:t>
            </w:r>
            <w:r w:rsidR="00904C1D" w:rsidRPr="00BA00B2">
              <w:rPr>
                <w:rStyle w:val="Siuktni"/>
                <w:bCs/>
                <w:noProof/>
                <w:lang w:val="en-GB"/>
              </w:rPr>
              <w:t>Vi điều khiển STM32F103C8T6</w:t>
            </w:r>
            <w:r w:rsidR="00904C1D">
              <w:rPr>
                <w:noProof/>
                <w:webHidden/>
              </w:rPr>
              <w:tab/>
            </w:r>
            <w:r w:rsidR="00904C1D">
              <w:rPr>
                <w:noProof/>
                <w:webHidden/>
              </w:rPr>
              <w:fldChar w:fldCharType="begin"/>
            </w:r>
            <w:r w:rsidR="00904C1D">
              <w:rPr>
                <w:noProof/>
                <w:webHidden/>
              </w:rPr>
              <w:instrText xml:space="preserve"> PAGEREF _Toc129383982 \h </w:instrText>
            </w:r>
            <w:r w:rsidR="00904C1D">
              <w:rPr>
                <w:noProof/>
                <w:webHidden/>
              </w:rPr>
            </w:r>
            <w:r w:rsidR="00904C1D">
              <w:rPr>
                <w:noProof/>
                <w:webHidden/>
              </w:rPr>
              <w:fldChar w:fldCharType="separate"/>
            </w:r>
            <w:r w:rsidR="00904C1D">
              <w:rPr>
                <w:noProof/>
                <w:webHidden/>
              </w:rPr>
              <w:t>6</w:t>
            </w:r>
            <w:r w:rsidR="00904C1D">
              <w:rPr>
                <w:noProof/>
                <w:webHidden/>
              </w:rPr>
              <w:fldChar w:fldCharType="end"/>
            </w:r>
          </w:hyperlink>
        </w:p>
        <w:p w14:paraId="64A50C9C" w14:textId="0864CEFD" w:rsidR="00904C1D" w:rsidRDefault="00376120">
          <w:pPr>
            <w:pStyle w:val="Mucluc3"/>
            <w:tabs>
              <w:tab w:val="left" w:pos="1760"/>
              <w:tab w:val="right" w:leader="dot" w:pos="9350"/>
            </w:tabs>
            <w:rPr>
              <w:rFonts w:asciiTheme="minorHAnsi" w:eastAsiaTheme="minorEastAsia" w:hAnsiTheme="minorHAnsi" w:cstheme="minorBidi"/>
              <w:noProof/>
              <w:sz w:val="22"/>
            </w:rPr>
          </w:pPr>
          <w:hyperlink w:anchor="_Toc129383983" w:history="1">
            <w:r w:rsidR="00904C1D" w:rsidRPr="00BA00B2">
              <w:rPr>
                <w:rStyle w:val="Siuktni"/>
                <w:noProof/>
              </w:rPr>
              <w:t>2.1.2.</w:t>
            </w:r>
            <w:r w:rsidR="00904C1D">
              <w:rPr>
                <w:rFonts w:asciiTheme="minorHAnsi" w:eastAsiaTheme="minorEastAsia" w:hAnsiTheme="minorHAnsi" w:cstheme="minorBidi"/>
                <w:noProof/>
                <w:sz w:val="22"/>
              </w:rPr>
              <w:tab/>
            </w:r>
            <w:r w:rsidR="00904C1D" w:rsidRPr="00BA00B2">
              <w:rPr>
                <w:rStyle w:val="Siuktni"/>
                <w:noProof/>
              </w:rPr>
              <w:t>LCD 1602</w:t>
            </w:r>
            <w:r w:rsidR="00904C1D">
              <w:rPr>
                <w:noProof/>
                <w:webHidden/>
              </w:rPr>
              <w:tab/>
            </w:r>
            <w:r w:rsidR="00904C1D">
              <w:rPr>
                <w:noProof/>
                <w:webHidden/>
              </w:rPr>
              <w:fldChar w:fldCharType="begin"/>
            </w:r>
            <w:r w:rsidR="00904C1D">
              <w:rPr>
                <w:noProof/>
                <w:webHidden/>
              </w:rPr>
              <w:instrText xml:space="preserve"> PAGEREF _Toc129383983 \h </w:instrText>
            </w:r>
            <w:r w:rsidR="00904C1D">
              <w:rPr>
                <w:noProof/>
                <w:webHidden/>
              </w:rPr>
            </w:r>
            <w:r w:rsidR="00904C1D">
              <w:rPr>
                <w:noProof/>
                <w:webHidden/>
              </w:rPr>
              <w:fldChar w:fldCharType="separate"/>
            </w:r>
            <w:r w:rsidR="00904C1D">
              <w:rPr>
                <w:noProof/>
                <w:webHidden/>
              </w:rPr>
              <w:t>8</w:t>
            </w:r>
            <w:r w:rsidR="00904C1D">
              <w:rPr>
                <w:noProof/>
                <w:webHidden/>
              </w:rPr>
              <w:fldChar w:fldCharType="end"/>
            </w:r>
          </w:hyperlink>
        </w:p>
        <w:p w14:paraId="2AE1B60F" w14:textId="38FD8014" w:rsidR="00904C1D" w:rsidRDefault="00376120">
          <w:pPr>
            <w:pStyle w:val="Mucluc3"/>
            <w:tabs>
              <w:tab w:val="left" w:pos="1760"/>
              <w:tab w:val="right" w:leader="dot" w:pos="9350"/>
            </w:tabs>
            <w:rPr>
              <w:rFonts w:asciiTheme="minorHAnsi" w:eastAsiaTheme="minorEastAsia" w:hAnsiTheme="minorHAnsi" w:cstheme="minorBidi"/>
              <w:noProof/>
              <w:sz w:val="22"/>
            </w:rPr>
          </w:pPr>
          <w:hyperlink w:anchor="_Toc129383984" w:history="1">
            <w:r w:rsidR="00904C1D" w:rsidRPr="00BA00B2">
              <w:rPr>
                <w:rStyle w:val="Siuktni"/>
                <w:noProof/>
              </w:rPr>
              <w:t>2.1.3.</w:t>
            </w:r>
            <w:r w:rsidR="00904C1D">
              <w:rPr>
                <w:rFonts w:asciiTheme="minorHAnsi" w:eastAsiaTheme="minorEastAsia" w:hAnsiTheme="minorHAnsi" w:cstheme="minorBidi"/>
                <w:noProof/>
                <w:sz w:val="22"/>
              </w:rPr>
              <w:tab/>
            </w:r>
            <w:r w:rsidR="00904C1D" w:rsidRPr="00BA00B2">
              <w:rPr>
                <w:rStyle w:val="Siuktni"/>
                <w:noProof/>
              </w:rPr>
              <w:t>DHT11</w:t>
            </w:r>
            <w:r w:rsidR="00904C1D">
              <w:rPr>
                <w:noProof/>
                <w:webHidden/>
              </w:rPr>
              <w:tab/>
            </w:r>
            <w:r w:rsidR="00904C1D">
              <w:rPr>
                <w:noProof/>
                <w:webHidden/>
              </w:rPr>
              <w:fldChar w:fldCharType="begin"/>
            </w:r>
            <w:r w:rsidR="00904C1D">
              <w:rPr>
                <w:noProof/>
                <w:webHidden/>
              </w:rPr>
              <w:instrText xml:space="preserve"> PAGEREF _Toc129383984 \h </w:instrText>
            </w:r>
            <w:r w:rsidR="00904C1D">
              <w:rPr>
                <w:noProof/>
                <w:webHidden/>
              </w:rPr>
            </w:r>
            <w:r w:rsidR="00904C1D">
              <w:rPr>
                <w:noProof/>
                <w:webHidden/>
              </w:rPr>
              <w:fldChar w:fldCharType="separate"/>
            </w:r>
            <w:r w:rsidR="00904C1D">
              <w:rPr>
                <w:noProof/>
                <w:webHidden/>
              </w:rPr>
              <w:t>10</w:t>
            </w:r>
            <w:r w:rsidR="00904C1D">
              <w:rPr>
                <w:noProof/>
                <w:webHidden/>
              </w:rPr>
              <w:fldChar w:fldCharType="end"/>
            </w:r>
          </w:hyperlink>
        </w:p>
        <w:p w14:paraId="30121AD1" w14:textId="2176DE70" w:rsidR="00904C1D" w:rsidRDefault="00376120">
          <w:pPr>
            <w:pStyle w:val="Mucluc3"/>
            <w:tabs>
              <w:tab w:val="left" w:pos="1760"/>
              <w:tab w:val="right" w:leader="dot" w:pos="9350"/>
            </w:tabs>
            <w:rPr>
              <w:rFonts w:asciiTheme="minorHAnsi" w:eastAsiaTheme="minorEastAsia" w:hAnsiTheme="minorHAnsi" w:cstheme="minorBidi"/>
              <w:noProof/>
              <w:sz w:val="22"/>
            </w:rPr>
          </w:pPr>
          <w:hyperlink w:anchor="_Toc129383985" w:history="1">
            <w:r w:rsidR="00904C1D" w:rsidRPr="00BA00B2">
              <w:rPr>
                <w:rStyle w:val="Siuktni"/>
                <w:noProof/>
                <w:lang w:val="en-GB"/>
              </w:rPr>
              <w:t>2.1.4.</w:t>
            </w:r>
            <w:r w:rsidR="00904C1D">
              <w:rPr>
                <w:rFonts w:asciiTheme="minorHAnsi" w:eastAsiaTheme="minorEastAsia" w:hAnsiTheme="minorHAnsi" w:cstheme="minorBidi"/>
                <w:noProof/>
                <w:sz w:val="22"/>
              </w:rPr>
              <w:tab/>
            </w:r>
            <w:r w:rsidR="00904C1D" w:rsidRPr="00BA00B2">
              <w:rPr>
                <w:rStyle w:val="Siuktni"/>
                <w:noProof/>
                <w:lang w:val="en-GB"/>
              </w:rPr>
              <w:t>Module cảm biến siêu âm HC-SR05</w:t>
            </w:r>
            <w:r w:rsidR="00904C1D">
              <w:rPr>
                <w:noProof/>
                <w:webHidden/>
              </w:rPr>
              <w:tab/>
            </w:r>
            <w:r w:rsidR="00904C1D">
              <w:rPr>
                <w:noProof/>
                <w:webHidden/>
              </w:rPr>
              <w:fldChar w:fldCharType="begin"/>
            </w:r>
            <w:r w:rsidR="00904C1D">
              <w:rPr>
                <w:noProof/>
                <w:webHidden/>
              </w:rPr>
              <w:instrText xml:space="preserve"> PAGEREF _Toc129383985 \h </w:instrText>
            </w:r>
            <w:r w:rsidR="00904C1D">
              <w:rPr>
                <w:noProof/>
                <w:webHidden/>
              </w:rPr>
            </w:r>
            <w:r w:rsidR="00904C1D">
              <w:rPr>
                <w:noProof/>
                <w:webHidden/>
              </w:rPr>
              <w:fldChar w:fldCharType="separate"/>
            </w:r>
            <w:r w:rsidR="00904C1D">
              <w:rPr>
                <w:noProof/>
                <w:webHidden/>
              </w:rPr>
              <w:t>13</w:t>
            </w:r>
            <w:r w:rsidR="00904C1D">
              <w:rPr>
                <w:noProof/>
                <w:webHidden/>
              </w:rPr>
              <w:fldChar w:fldCharType="end"/>
            </w:r>
          </w:hyperlink>
        </w:p>
        <w:p w14:paraId="419B94B3" w14:textId="2F39321F" w:rsidR="00904C1D" w:rsidRDefault="00376120">
          <w:pPr>
            <w:pStyle w:val="Mucluc3"/>
            <w:tabs>
              <w:tab w:val="left" w:pos="1760"/>
              <w:tab w:val="right" w:leader="dot" w:pos="9350"/>
            </w:tabs>
            <w:rPr>
              <w:rFonts w:asciiTheme="minorHAnsi" w:eastAsiaTheme="minorEastAsia" w:hAnsiTheme="minorHAnsi" w:cstheme="minorBidi"/>
              <w:noProof/>
              <w:sz w:val="22"/>
            </w:rPr>
          </w:pPr>
          <w:hyperlink w:anchor="_Toc129383986" w:history="1">
            <w:r w:rsidR="00904C1D" w:rsidRPr="00BA00B2">
              <w:rPr>
                <w:rStyle w:val="Siuktni"/>
                <w:noProof/>
                <w:lang w:val="vi-VN"/>
              </w:rPr>
              <w:t>2.1.5.</w:t>
            </w:r>
            <w:r w:rsidR="00904C1D">
              <w:rPr>
                <w:rFonts w:asciiTheme="minorHAnsi" w:eastAsiaTheme="minorEastAsia" w:hAnsiTheme="minorHAnsi" w:cstheme="minorBidi"/>
                <w:noProof/>
                <w:sz w:val="22"/>
              </w:rPr>
              <w:tab/>
            </w:r>
            <w:r w:rsidR="00904C1D" w:rsidRPr="00BA00B2">
              <w:rPr>
                <w:rStyle w:val="Siuktni"/>
                <w:noProof/>
                <w:lang w:val="vi-VN"/>
              </w:rPr>
              <w:t>Module USB to TTL CH340</w:t>
            </w:r>
            <w:r w:rsidR="00904C1D">
              <w:rPr>
                <w:noProof/>
                <w:webHidden/>
              </w:rPr>
              <w:tab/>
            </w:r>
            <w:r w:rsidR="00904C1D">
              <w:rPr>
                <w:noProof/>
                <w:webHidden/>
              </w:rPr>
              <w:fldChar w:fldCharType="begin"/>
            </w:r>
            <w:r w:rsidR="00904C1D">
              <w:rPr>
                <w:noProof/>
                <w:webHidden/>
              </w:rPr>
              <w:instrText xml:space="preserve"> PAGEREF _Toc129383986 \h </w:instrText>
            </w:r>
            <w:r w:rsidR="00904C1D">
              <w:rPr>
                <w:noProof/>
                <w:webHidden/>
              </w:rPr>
            </w:r>
            <w:r w:rsidR="00904C1D">
              <w:rPr>
                <w:noProof/>
                <w:webHidden/>
              </w:rPr>
              <w:fldChar w:fldCharType="separate"/>
            </w:r>
            <w:r w:rsidR="00904C1D">
              <w:rPr>
                <w:noProof/>
                <w:webHidden/>
              </w:rPr>
              <w:t>15</w:t>
            </w:r>
            <w:r w:rsidR="00904C1D">
              <w:rPr>
                <w:noProof/>
                <w:webHidden/>
              </w:rPr>
              <w:fldChar w:fldCharType="end"/>
            </w:r>
          </w:hyperlink>
        </w:p>
        <w:p w14:paraId="08A46987" w14:textId="09A4ECAD" w:rsidR="00904C1D" w:rsidRDefault="00376120">
          <w:pPr>
            <w:pStyle w:val="Mucluc2"/>
            <w:tabs>
              <w:tab w:val="right" w:leader="dot" w:pos="9350"/>
            </w:tabs>
            <w:rPr>
              <w:rFonts w:asciiTheme="minorHAnsi" w:eastAsiaTheme="minorEastAsia" w:hAnsiTheme="minorHAnsi" w:cstheme="minorBidi"/>
              <w:noProof/>
              <w:sz w:val="22"/>
            </w:rPr>
          </w:pPr>
          <w:hyperlink w:anchor="_Toc129383987" w:history="1">
            <w:r w:rsidR="00904C1D" w:rsidRPr="00BA00B2">
              <w:rPr>
                <w:rStyle w:val="Siuktni"/>
                <w:noProof/>
                <w:lang w:val="it-IT"/>
              </w:rPr>
              <w:t>2</w:t>
            </w:r>
            <w:r w:rsidR="00904C1D" w:rsidRPr="00BA00B2">
              <w:rPr>
                <w:rStyle w:val="Siuktni"/>
                <w:noProof/>
                <w:lang w:val="vi-VN"/>
              </w:rPr>
              <w:t xml:space="preserve">.2. </w:t>
            </w:r>
            <w:r w:rsidR="00904C1D" w:rsidRPr="00BA00B2">
              <w:rPr>
                <w:rStyle w:val="Siuktni"/>
                <w:noProof/>
                <w:lang w:val="it-IT"/>
              </w:rPr>
              <w:t>Ngoại vi của STM32 cần sử dụng</w:t>
            </w:r>
            <w:r w:rsidR="00904C1D">
              <w:rPr>
                <w:noProof/>
                <w:webHidden/>
              </w:rPr>
              <w:tab/>
            </w:r>
            <w:r w:rsidR="00904C1D">
              <w:rPr>
                <w:noProof/>
                <w:webHidden/>
              </w:rPr>
              <w:fldChar w:fldCharType="begin"/>
            </w:r>
            <w:r w:rsidR="00904C1D">
              <w:rPr>
                <w:noProof/>
                <w:webHidden/>
              </w:rPr>
              <w:instrText xml:space="preserve"> PAGEREF _Toc129383987 \h </w:instrText>
            </w:r>
            <w:r w:rsidR="00904C1D">
              <w:rPr>
                <w:noProof/>
                <w:webHidden/>
              </w:rPr>
            </w:r>
            <w:r w:rsidR="00904C1D">
              <w:rPr>
                <w:noProof/>
                <w:webHidden/>
              </w:rPr>
              <w:fldChar w:fldCharType="separate"/>
            </w:r>
            <w:r w:rsidR="00904C1D">
              <w:rPr>
                <w:noProof/>
                <w:webHidden/>
              </w:rPr>
              <w:t>16</w:t>
            </w:r>
            <w:r w:rsidR="00904C1D">
              <w:rPr>
                <w:noProof/>
                <w:webHidden/>
              </w:rPr>
              <w:fldChar w:fldCharType="end"/>
            </w:r>
          </w:hyperlink>
        </w:p>
        <w:p w14:paraId="267112FF" w14:textId="41E48FE2" w:rsidR="00904C1D" w:rsidRDefault="00376120">
          <w:pPr>
            <w:pStyle w:val="Mucluc3"/>
            <w:tabs>
              <w:tab w:val="right" w:leader="dot" w:pos="9350"/>
            </w:tabs>
            <w:rPr>
              <w:rFonts w:asciiTheme="minorHAnsi" w:eastAsiaTheme="minorEastAsia" w:hAnsiTheme="minorHAnsi" w:cstheme="minorBidi"/>
              <w:noProof/>
              <w:sz w:val="22"/>
            </w:rPr>
          </w:pPr>
          <w:hyperlink w:anchor="_Toc129383988" w:history="1">
            <w:r w:rsidR="00904C1D" w:rsidRPr="00BA00B2">
              <w:rPr>
                <w:rStyle w:val="Siuktni"/>
                <w:i/>
                <w:iCs/>
                <w:noProof/>
                <w:lang w:val="it-IT"/>
              </w:rPr>
              <w:t xml:space="preserve">2.2.1. </w:t>
            </w:r>
            <w:r w:rsidR="00904C1D" w:rsidRPr="00BA00B2">
              <w:rPr>
                <w:rStyle w:val="Siuktni"/>
                <w:noProof/>
                <w:lang w:val="it-IT"/>
              </w:rPr>
              <w:t>Truyền</w:t>
            </w:r>
            <w:r w:rsidR="00904C1D" w:rsidRPr="00BA00B2">
              <w:rPr>
                <w:rStyle w:val="Siuktni"/>
                <w:noProof/>
                <w:lang w:val="vi-VN"/>
              </w:rPr>
              <w:t xml:space="preserve"> thông nối tiếp UART</w:t>
            </w:r>
            <w:r w:rsidR="00904C1D">
              <w:rPr>
                <w:noProof/>
                <w:webHidden/>
              </w:rPr>
              <w:tab/>
            </w:r>
            <w:r w:rsidR="00904C1D">
              <w:rPr>
                <w:noProof/>
                <w:webHidden/>
              </w:rPr>
              <w:fldChar w:fldCharType="begin"/>
            </w:r>
            <w:r w:rsidR="00904C1D">
              <w:rPr>
                <w:noProof/>
                <w:webHidden/>
              </w:rPr>
              <w:instrText xml:space="preserve"> PAGEREF _Toc129383988 \h </w:instrText>
            </w:r>
            <w:r w:rsidR="00904C1D">
              <w:rPr>
                <w:noProof/>
                <w:webHidden/>
              </w:rPr>
            </w:r>
            <w:r w:rsidR="00904C1D">
              <w:rPr>
                <w:noProof/>
                <w:webHidden/>
              </w:rPr>
              <w:fldChar w:fldCharType="separate"/>
            </w:r>
            <w:r w:rsidR="00904C1D">
              <w:rPr>
                <w:noProof/>
                <w:webHidden/>
              </w:rPr>
              <w:t>16</w:t>
            </w:r>
            <w:r w:rsidR="00904C1D">
              <w:rPr>
                <w:noProof/>
                <w:webHidden/>
              </w:rPr>
              <w:fldChar w:fldCharType="end"/>
            </w:r>
          </w:hyperlink>
        </w:p>
        <w:p w14:paraId="5AF287E4" w14:textId="1BBD965B" w:rsidR="00904C1D" w:rsidRDefault="00376120">
          <w:pPr>
            <w:pStyle w:val="Mucluc3"/>
            <w:tabs>
              <w:tab w:val="right" w:leader="dot" w:pos="9350"/>
            </w:tabs>
            <w:rPr>
              <w:rFonts w:asciiTheme="minorHAnsi" w:eastAsiaTheme="minorEastAsia" w:hAnsiTheme="minorHAnsi" w:cstheme="minorBidi"/>
              <w:noProof/>
              <w:sz w:val="22"/>
            </w:rPr>
          </w:pPr>
          <w:hyperlink w:anchor="_Toc129383989" w:history="1">
            <w:r w:rsidR="00904C1D" w:rsidRPr="00BA00B2">
              <w:rPr>
                <w:rStyle w:val="Siuktni"/>
                <w:i/>
                <w:iCs/>
                <w:noProof/>
                <w:lang w:val="vi-VN"/>
              </w:rPr>
              <w:t>2.2.2. GPIO và ngắt ngoài</w:t>
            </w:r>
            <w:r w:rsidR="00904C1D">
              <w:rPr>
                <w:noProof/>
                <w:webHidden/>
              </w:rPr>
              <w:tab/>
            </w:r>
            <w:r w:rsidR="00904C1D">
              <w:rPr>
                <w:noProof/>
                <w:webHidden/>
              </w:rPr>
              <w:fldChar w:fldCharType="begin"/>
            </w:r>
            <w:r w:rsidR="00904C1D">
              <w:rPr>
                <w:noProof/>
                <w:webHidden/>
              </w:rPr>
              <w:instrText xml:space="preserve"> PAGEREF _Toc129383989 \h </w:instrText>
            </w:r>
            <w:r w:rsidR="00904C1D">
              <w:rPr>
                <w:noProof/>
                <w:webHidden/>
              </w:rPr>
            </w:r>
            <w:r w:rsidR="00904C1D">
              <w:rPr>
                <w:noProof/>
                <w:webHidden/>
              </w:rPr>
              <w:fldChar w:fldCharType="separate"/>
            </w:r>
            <w:r w:rsidR="00904C1D">
              <w:rPr>
                <w:noProof/>
                <w:webHidden/>
              </w:rPr>
              <w:t>17</w:t>
            </w:r>
            <w:r w:rsidR="00904C1D">
              <w:rPr>
                <w:noProof/>
                <w:webHidden/>
              </w:rPr>
              <w:fldChar w:fldCharType="end"/>
            </w:r>
          </w:hyperlink>
        </w:p>
        <w:p w14:paraId="25542C11" w14:textId="31FAD615" w:rsidR="00904C1D" w:rsidRDefault="00376120">
          <w:pPr>
            <w:pStyle w:val="Mucluc2"/>
            <w:tabs>
              <w:tab w:val="left" w:pos="1320"/>
              <w:tab w:val="right" w:leader="dot" w:pos="9350"/>
            </w:tabs>
            <w:rPr>
              <w:rFonts w:asciiTheme="minorHAnsi" w:eastAsiaTheme="minorEastAsia" w:hAnsiTheme="minorHAnsi" w:cstheme="minorBidi"/>
              <w:noProof/>
              <w:sz w:val="22"/>
            </w:rPr>
          </w:pPr>
          <w:hyperlink w:anchor="_Toc129383990" w:history="1">
            <w:r w:rsidR="00904C1D" w:rsidRPr="00BA00B2">
              <w:rPr>
                <w:rStyle w:val="Siuktni"/>
                <w:rFonts w:eastAsia="Times New Roman"/>
                <w:noProof/>
                <w:lang w:val="vi-VN"/>
              </w:rPr>
              <w:t>2.3.</w:t>
            </w:r>
            <w:r w:rsidR="00904C1D">
              <w:rPr>
                <w:rFonts w:asciiTheme="minorHAnsi" w:eastAsiaTheme="minorEastAsia" w:hAnsiTheme="minorHAnsi" w:cstheme="minorBidi"/>
                <w:noProof/>
                <w:sz w:val="22"/>
              </w:rPr>
              <w:tab/>
            </w:r>
            <w:r w:rsidR="00904C1D" w:rsidRPr="00BA00B2">
              <w:rPr>
                <w:rStyle w:val="Siuktni"/>
                <w:rFonts w:eastAsia="Times New Roman"/>
                <w:noProof/>
                <w:lang w:val="vi-VN"/>
              </w:rPr>
              <w:t>Sơ đồ kết nối STM32 và các module phần cứng.</w:t>
            </w:r>
            <w:r w:rsidR="00904C1D">
              <w:rPr>
                <w:noProof/>
                <w:webHidden/>
              </w:rPr>
              <w:tab/>
            </w:r>
            <w:r w:rsidR="00904C1D">
              <w:rPr>
                <w:noProof/>
                <w:webHidden/>
              </w:rPr>
              <w:fldChar w:fldCharType="begin"/>
            </w:r>
            <w:r w:rsidR="00904C1D">
              <w:rPr>
                <w:noProof/>
                <w:webHidden/>
              </w:rPr>
              <w:instrText xml:space="preserve"> PAGEREF _Toc129383990 \h </w:instrText>
            </w:r>
            <w:r w:rsidR="00904C1D">
              <w:rPr>
                <w:noProof/>
                <w:webHidden/>
              </w:rPr>
            </w:r>
            <w:r w:rsidR="00904C1D">
              <w:rPr>
                <w:noProof/>
                <w:webHidden/>
              </w:rPr>
              <w:fldChar w:fldCharType="separate"/>
            </w:r>
            <w:r w:rsidR="00904C1D">
              <w:rPr>
                <w:noProof/>
                <w:webHidden/>
              </w:rPr>
              <w:t>21</w:t>
            </w:r>
            <w:r w:rsidR="00904C1D">
              <w:rPr>
                <w:noProof/>
                <w:webHidden/>
              </w:rPr>
              <w:fldChar w:fldCharType="end"/>
            </w:r>
          </w:hyperlink>
        </w:p>
        <w:p w14:paraId="292B53C8" w14:textId="6F5F2240" w:rsidR="00904C1D" w:rsidRDefault="00376120">
          <w:pPr>
            <w:pStyle w:val="Mucluc3"/>
            <w:tabs>
              <w:tab w:val="right" w:leader="dot" w:pos="9350"/>
            </w:tabs>
            <w:rPr>
              <w:rFonts w:asciiTheme="minorHAnsi" w:eastAsiaTheme="minorEastAsia" w:hAnsiTheme="minorHAnsi" w:cstheme="minorBidi"/>
              <w:noProof/>
              <w:sz w:val="22"/>
            </w:rPr>
          </w:pPr>
          <w:hyperlink w:anchor="_Toc129383991" w:history="1">
            <w:r w:rsidR="00904C1D" w:rsidRPr="00BA00B2">
              <w:rPr>
                <w:rStyle w:val="Siuktni"/>
                <w:noProof/>
                <w:lang w:val="it-IT"/>
              </w:rPr>
              <w:t>2</w:t>
            </w:r>
            <w:r w:rsidR="00904C1D" w:rsidRPr="00BA00B2">
              <w:rPr>
                <w:rStyle w:val="Siuktni"/>
                <w:noProof/>
                <w:lang w:val="vi-VN"/>
              </w:rPr>
              <w:t>.3.1. sơ đồ nguyên lý</w:t>
            </w:r>
            <w:r w:rsidR="00904C1D">
              <w:rPr>
                <w:noProof/>
                <w:webHidden/>
              </w:rPr>
              <w:tab/>
            </w:r>
            <w:r w:rsidR="00904C1D">
              <w:rPr>
                <w:noProof/>
                <w:webHidden/>
              </w:rPr>
              <w:fldChar w:fldCharType="begin"/>
            </w:r>
            <w:r w:rsidR="00904C1D">
              <w:rPr>
                <w:noProof/>
                <w:webHidden/>
              </w:rPr>
              <w:instrText xml:space="preserve"> PAGEREF _Toc129383991 \h </w:instrText>
            </w:r>
            <w:r w:rsidR="00904C1D">
              <w:rPr>
                <w:noProof/>
                <w:webHidden/>
              </w:rPr>
            </w:r>
            <w:r w:rsidR="00904C1D">
              <w:rPr>
                <w:noProof/>
                <w:webHidden/>
              </w:rPr>
              <w:fldChar w:fldCharType="separate"/>
            </w:r>
            <w:r w:rsidR="00904C1D">
              <w:rPr>
                <w:noProof/>
                <w:webHidden/>
              </w:rPr>
              <w:t>21</w:t>
            </w:r>
            <w:r w:rsidR="00904C1D">
              <w:rPr>
                <w:noProof/>
                <w:webHidden/>
              </w:rPr>
              <w:fldChar w:fldCharType="end"/>
            </w:r>
          </w:hyperlink>
        </w:p>
        <w:p w14:paraId="7E39DDB2" w14:textId="17AFC26C" w:rsidR="00904C1D" w:rsidRDefault="00376120">
          <w:pPr>
            <w:pStyle w:val="Mucluc3"/>
            <w:tabs>
              <w:tab w:val="left" w:pos="1760"/>
              <w:tab w:val="right" w:leader="dot" w:pos="9350"/>
            </w:tabs>
            <w:rPr>
              <w:rFonts w:asciiTheme="minorHAnsi" w:eastAsiaTheme="minorEastAsia" w:hAnsiTheme="minorHAnsi" w:cstheme="minorBidi"/>
              <w:noProof/>
              <w:sz w:val="22"/>
            </w:rPr>
          </w:pPr>
          <w:hyperlink w:anchor="_Toc129383992" w:history="1">
            <w:r w:rsidR="00904C1D" w:rsidRPr="00BA00B2">
              <w:rPr>
                <w:rStyle w:val="Siuktni"/>
                <w:noProof/>
                <w:lang w:val="vi-VN"/>
              </w:rPr>
              <w:t>2.3.2.</w:t>
            </w:r>
            <w:r w:rsidR="00904C1D">
              <w:rPr>
                <w:rFonts w:asciiTheme="minorHAnsi" w:eastAsiaTheme="minorEastAsia" w:hAnsiTheme="minorHAnsi" w:cstheme="minorBidi"/>
                <w:noProof/>
                <w:sz w:val="22"/>
              </w:rPr>
              <w:tab/>
            </w:r>
            <w:r w:rsidR="00904C1D" w:rsidRPr="00BA00B2">
              <w:rPr>
                <w:rStyle w:val="Siuktni"/>
                <w:noProof/>
                <w:lang w:val="vi-VN"/>
              </w:rPr>
              <w:t>Sơ đồ ghép nối</w:t>
            </w:r>
            <w:r w:rsidR="00904C1D">
              <w:rPr>
                <w:noProof/>
                <w:webHidden/>
              </w:rPr>
              <w:tab/>
            </w:r>
            <w:r w:rsidR="00904C1D">
              <w:rPr>
                <w:noProof/>
                <w:webHidden/>
              </w:rPr>
              <w:fldChar w:fldCharType="begin"/>
            </w:r>
            <w:r w:rsidR="00904C1D">
              <w:rPr>
                <w:noProof/>
                <w:webHidden/>
              </w:rPr>
              <w:instrText xml:space="preserve"> PAGEREF _Toc129383992 \h </w:instrText>
            </w:r>
            <w:r w:rsidR="00904C1D">
              <w:rPr>
                <w:noProof/>
                <w:webHidden/>
              </w:rPr>
            </w:r>
            <w:r w:rsidR="00904C1D">
              <w:rPr>
                <w:noProof/>
                <w:webHidden/>
              </w:rPr>
              <w:fldChar w:fldCharType="separate"/>
            </w:r>
            <w:r w:rsidR="00904C1D">
              <w:rPr>
                <w:noProof/>
                <w:webHidden/>
              </w:rPr>
              <w:t>22</w:t>
            </w:r>
            <w:r w:rsidR="00904C1D">
              <w:rPr>
                <w:noProof/>
                <w:webHidden/>
              </w:rPr>
              <w:fldChar w:fldCharType="end"/>
            </w:r>
          </w:hyperlink>
        </w:p>
        <w:p w14:paraId="0CFADECB" w14:textId="71D4A56F" w:rsidR="00904C1D" w:rsidRDefault="00376120">
          <w:pPr>
            <w:pStyle w:val="Mucluc2"/>
            <w:tabs>
              <w:tab w:val="left" w:pos="1320"/>
              <w:tab w:val="right" w:leader="dot" w:pos="9350"/>
            </w:tabs>
            <w:rPr>
              <w:rFonts w:asciiTheme="minorHAnsi" w:eastAsiaTheme="minorEastAsia" w:hAnsiTheme="minorHAnsi" w:cstheme="minorBidi"/>
              <w:noProof/>
              <w:sz w:val="22"/>
            </w:rPr>
          </w:pPr>
          <w:hyperlink w:anchor="_Toc129383993" w:history="1">
            <w:r w:rsidR="00904C1D" w:rsidRPr="00BA00B2">
              <w:rPr>
                <w:rStyle w:val="Siuktni"/>
                <w:noProof/>
                <w:lang w:val="vi-VN"/>
              </w:rPr>
              <w:t>2.4.</w:t>
            </w:r>
            <w:r w:rsidR="00904C1D">
              <w:rPr>
                <w:rFonts w:asciiTheme="minorHAnsi" w:eastAsiaTheme="minorEastAsia" w:hAnsiTheme="minorHAnsi" w:cstheme="minorBidi"/>
                <w:noProof/>
                <w:sz w:val="22"/>
              </w:rPr>
              <w:tab/>
            </w:r>
            <w:r w:rsidR="00904C1D" w:rsidRPr="00BA00B2">
              <w:rPr>
                <w:rStyle w:val="Siuktni"/>
                <w:noProof/>
                <w:lang w:val="vi-VN"/>
              </w:rPr>
              <w:t>Lưu đồ thuật toán giao tiếp giữa STM32 và module phần cứng</w:t>
            </w:r>
            <w:r w:rsidR="00904C1D">
              <w:rPr>
                <w:noProof/>
                <w:webHidden/>
              </w:rPr>
              <w:tab/>
            </w:r>
            <w:r w:rsidR="00904C1D">
              <w:rPr>
                <w:noProof/>
                <w:webHidden/>
              </w:rPr>
              <w:fldChar w:fldCharType="begin"/>
            </w:r>
            <w:r w:rsidR="00904C1D">
              <w:rPr>
                <w:noProof/>
                <w:webHidden/>
              </w:rPr>
              <w:instrText xml:space="preserve"> PAGEREF _Toc129383993 \h </w:instrText>
            </w:r>
            <w:r w:rsidR="00904C1D">
              <w:rPr>
                <w:noProof/>
                <w:webHidden/>
              </w:rPr>
            </w:r>
            <w:r w:rsidR="00904C1D">
              <w:rPr>
                <w:noProof/>
                <w:webHidden/>
              </w:rPr>
              <w:fldChar w:fldCharType="separate"/>
            </w:r>
            <w:r w:rsidR="00904C1D">
              <w:rPr>
                <w:noProof/>
                <w:webHidden/>
              </w:rPr>
              <w:t>22</w:t>
            </w:r>
            <w:r w:rsidR="00904C1D">
              <w:rPr>
                <w:noProof/>
                <w:webHidden/>
              </w:rPr>
              <w:fldChar w:fldCharType="end"/>
            </w:r>
          </w:hyperlink>
        </w:p>
        <w:p w14:paraId="0F41BF3B" w14:textId="7D67CDD5" w:rsidR="00904C1D" w:rsidRDefault="00376120">
          <w:pPr>
            <w:pStyle w:val="Mucluc2"/>
            <w:tabs>
              <w:tab w:val="right" w:leader="dot" w:pos="9350"/>
            </w:tabs>
            <w:rPr>
              <w:rFonts w:asciiTheme="minorHAnsi" w:eastAsiaTheme="minorEastAsia" w:hAnsiTheme="minorHAnsi" w:cstheme="minorBidi"/>
              <w:noProof/>
              <w:sz w:val="22"/>
            </w:rPr>
          </w:pPr>
          <w:hyperlink w:anchor="_Toc129383994" w:history="1">
            <w:r w:rsidR="00904C1D" w:rsidRPr="00BA00B2">
              <w:rPr>
                <w:rStyle w:val="Siuktni"/>
                <w:noProof/>
              </w:rPr>
              <w:t>2.4.1. Giao tiếp</w:t>
            </w:r>
            <w:r w:rsidR="00904C1D" w:rsidRPr="00BA00B2">
              <w:rPr>
                <w:rStyle w:val="Siuktni"/>
                <w:noProof/>
                <w:lang w:val="vi-VN"/>
              </w:rPr>
              <w:t xml:space="preserve"> giữa STM32 và DHT11</w:t>
            </w:r>
            <w:r w:rsidR="00904C1D">
              <w:rPr>
                <w:noProof/>
                <w:webHidden/>
              </w:rPr>
              <w:tab/>
            </w:r>
            <w:r w:rsidR="00904C1D">
              <w:rPr>
                <w:noProof/>
                <w:webHidden/>
              </w:rPr>
              <w:fldChar w:fldCharType="begin"/>
            </w:r>
            <w:r w:rsidR="00904C1D">
              <w:rPr>
                <w:noProof/>
                <w:webHidden/>
              </w:rPr>
              <w:instrText xml:space="preserve"> PAGEREF _Toc129383994 \h </w:instrText>
            </w:r>
            <w:r w:rsidR="00904C1D">
              <w:rPr>
                <w:noProof/>
                <w:webHidden/>
              </w:rPr>
            </w:r>
            <w:r w:rsidR="00904C1D">
              <w:rPr>
                <w:noProof/>
                <w:webHidden/>
              </w:rPr>
              <w:fldChar w:fldCharType="separate"/>
            </w:r>
            <w:r w:rsidR="00904C1D">
              <w:rPr>
                <w:noProof/>
                <w:webHidden/>
              </w:rPr>
              <w:t>23</w:t>
            </w:r>
            <w:r w:rsidR="00904C1D">
              <w:rPr>
                <w:noProof/>
                <w:webHidden/>
              </w:rPr>
              <w:fldChar w:fldCharType="end"/>
            </w:r>
          </w:hyperlink>
        </w:p>
        <w:p w14:paraId="6851F7B9" w14:textId="388A27E4" w:rsidR="00904C1D" w:rsidRDefault="00376120">
          <w:pPr>
            <w:pStyle w:val="Mucluc3"/>
            <w:tabs>
              <w:tab w:val="left" w:pos="1760"/>
              <w:tab w:val="right" w:leader="dot" w:pos="9350"/>
            </w:tabs>
            <w:rPr>
              <w:rFonts w:asciiTheme="minorHAnsi" w:eastAsiaTheme="minorEastAsia" w:hAnsiTheme="minorHAnsi" w:cstheme="minorBidi"/>
              <w:noProof/>
              <w:sz w:val="22"/>
            </w:rPr>
          </w:pPr>
          <w:hyperlink w:anchor="_Toc129383995" w:history="1">
            <w:r w:rsidR="00904C1D" w:rsidRPr="00BA00B2">
              <w:rPr>
                <w:rStyle w:val="Siuktni"/>
                <w:noProof/>
                <w:lang w:val="vi-VN"/>
              </w:rPr>
              <w:t>2.4.2.</w:t>
            </w:r>
            <w:r w:rsidR="00904C1D">
              <w:rPr>
                <w:rFonts w:asciiTheme="minorHAnsi" w:eastAsiaTheme="minorEastAsia" w:hAnsiTheme="minorHAnsi" w:cstheme="minorBidi"/>
                <w:noProof/>
                <w:sz w:val="22"/>
              </w:rPr>
              <w:tab/>
            </w:r>
            <w:r w:rsidR="00904C1D" w:rsidRPr="00BA00B2">
              <w:rPr>
                <w:rStyle w:val="Siuktni"/>
                <w:noProof/>
                <w:lang w:val="vi-VN"/>
              </w:rPr>
              <w:t>Giao tiếp giữa STM32 với HC-RS04</w:t>
            </w:r>
            <w:r w:rsidR="00904C1D">
              <w:rPr>
                <w:noProof/>
                <w:webHidden/>
              </w:rPr>
              <w:tab/>
            </w:r>
            <w:r w:rsidR="00904C1D">
              <w:rPr>
                <w:noProof/>
                <w:webHidden/>
              </w:rPr>
              <w:fldChar w:fldCharType="begin"/>
            </w:r>
            <w:r w:rsidR="00904C1D">
              <w:rPr>
                <w:noProof/>
                <w:webHidden/>
              </w:rPr>
              <w:instrText xml:space="preserve"> PAGEREF _Toc129383995 \h </w:instrText>
            </w:r>
            <w:r w:rsidR="00904C1D">
              <w:rPr>
                <w:noProof/>
                <w:webHidden/>
              </w:rPr>
            </w:r>
            <w:r w:rsidR="00904C1D">
              <w:rPr>
                <w:noProof/>
                <w:webHidden/>
              </w:rPr>
              <w:fldChar w:fldCharType="separate"/>
            </w:r>
            <w:r w:rsidR="00904C1D">
              <w:rPr>
                <w:noProof/>
                <w:webHidden/>
              </w:rPr>
              <w:t>24</w:t>
            </w:r>
            <w:r w:rsidR="00904C1D">
              <w:rPr>
                <w:noProof/>
                <w:webHidden/>
              </w:rPr>
              <w:fldChar w:fldCharType="end"/>
            </w:r>
          </w:hyperlink>
        </w:p>
        <w:p w14:paraId="2B996460" w14:textId="6EF021E1" w:rsidR="00904C1D" w:rsidRDefault="00376120">
          <w:pPr>
            <w:pStyle w:val="Mucluc3"/>
            <w:tabs>
              <w:tab w:val="left" w:pos="1760"/>
              <w:tab w:val="right" w:leader="dot" w:pos="9350"/>
            </w:tabs>
            <w:rPr>
              <w:rFonts w:asciiTheme="minorHAnsi" w:eastAsiaTheme="minorEastAsia" w:hAnsiTheme="minorHAnsi" w:cstheme="minorBidi"/>
              <w:noProof/>
              <w:sz w:val="22"/>
            </w:rPr>
          </w:pPr>
          <w:hyperlink w:anchor="_Toc129383996" w:history="1">
            <w:r w:rsidR="00904C1D" w:rsidRPr="00BA00B2">
              <w:rPr>
                <w:rStyle w:val="Siuktni"/>
                <w:noProof/>
                <w:lang w:val="vi-VN"/>
              </w:rPr>
              <w:t>2.4.3.</w:t>
            </w:r>
            <w:r w:rsidR="00904C1D">
              <w:rPr>
                <w:rFonts w:asciiTheme="minorHAnsi" w:eastAsiaTheme="minorEastAsia" w:hAnsiTheme="minorHAnsi" w:cstheme="minorBidi"/>
                <w:noProof/>
                <w:sz w:val="22"/>
              </w:rPr>
              <w:tab/>
            </w:r>
            <w:r w:rsidR="00904C1D" w:rsidRPr="00BA00B2">
              <w:rPr>
                <w:rStyle w:val="Siuktni"/>
                <w:noProof/>
                <w:lang w:val="vi-VN"/>
              </w:rPr>
              <w:t>Giao tiếp giữa STM32 với LCD</w:t>
            </w:r>
            <w:r w:rsidR="00904C1D">
              <w:rPr>
                <w:noProof/>
                <w:webHidden/>
              </w:rPr>
              <w:tab/>
            </w:r>
            <w:r w:rsidR="00904C1D">
              <w:rPr>
                <w:noProof/>
                <w:webHidden/>
              </w:rPr>
              <w:fldChar w:fldCharType="begin"/>
            </w:r>
            <w:r w:rsidR="00904C1D">
              <w:rPr>
                <w:noProof/>
                <w:webHidden/>
              </w:rPr>
              <w:instrText xml:space="preserve"> PAGEREF _Toc129383996 \h </w:instrText>
            </w:r>
            <w:r w:rsidR="00904C1D">
              <w:rPr>
                <w:noProof/>
                <w:webHidden/>
              </w:rPr>
            </w:r>
            <w:r w:rsidR="00904C1D">
              <w:rPr>
                <w:noProof/>
                <w:webHidden/>
              </w:rPr>
              <w:fldChar w:fldCharType="separate"/>
            </w:r>
            <w:r w:rsidR="00904C1D">
              <w:rPr>
                <w:noProof/>
                <w:webHidden/>
              </w:rPr>
              <w:t>25</w:t>
            </w:r>
            <w:r w:rsidR="00904C1D">
              <w:rPr>
                <w:noProof/>
                <w:webHidden/>
              </w:rPr>
              <w:fldChar w:fldCharType="end"/>
            </w:r>
          </w:hyperlink>
        </w:p>
        <w:p w14:paraId="36AC8D7E" w14:textId="7D0D0B8E" w:rsidR="00904C1D" w:rsidRDefault="00376120">
          <w:pPr>
            <w:pStyle w:val="Mucluc1"/>
            <w:tabs>
              <w:tab w:val="right" w:leader="dot" w:pos="9350"/>
            </w:tabs>
            <w:rPr>
              <w:rFonts w:asciiTheme="minorHAnsi" w:eastAsiaTheme="minorEastAsia" w:hAnsiTheme="minorHAnsi" w:cstheme="minorBidi"/>
              <w:noProof/>
              <w:sz w:val="22"/>
            </w:rPr>
          </w:pPr>
          <w:hyperlink w:anchor="_Toc129383997" w:history="1">
            <w:r w:rsidR="00904C1D" w:rsidRPr="00BA00B2">
              <w:rPr>
                <w:rStyle w:val="Siuktni"/>
                <w:noProof/>
                <w:lang w:val="vi-VN"/>
              </w:rPr>
              <w:t xml:space="preserve">Chương 3. </w:t>
            </w:r>
            <w:r w:rsidR="00904C1D" w:rsidRPr="00BA00B2">
              <w:rPr>
                <w:rStyle w:val="Siuktni"/>
                <w:noProof/>
                <w:lang w:val="it-IT"/>
              </w:rPr>
              <w:t xml:space="preserve"> Thiết kế phần mềm</w:t>
            </w:r>
            <w:r w:rsidR="00904C1D">
              <w:rPr>
                <w:noProof/>
                <w:webHidden/>
              </w:rPr>
              <w:tab/>
            </w:r>
            <w:r w:rsidR="00904C1D">
              <w:rPr>
                <w:noProof/>
                <w:webHidden/>
              </w:rPr>
              <w:fldChar w:fldCharType="begin"/>
            </w:r>
            <w:r w:rsidR="00904C1D">
              <w:rPr>
                <w:noProof/>
                <w:webHidden/>
              </w:rPr>
              <w:instrText xml:space="preserve"> PAGEREF _Toc129383997 \h </w:instrText>
            </w:r>
            <w:r w:rsidR="00904C1D">
              <w:rPr>
                <w:noProof/>
                <w:webHidden/>
              </w:rPr>
            </w:r>
            <w:r w:rsidR="00904C1D">
              <w:rPr>
                <w:noProof/>
                <w:webHidden/>
              </w:rPr>
              <w:fldChar w:fldCharType="separate"/>
            </w:r>
            <w:r w:rsidR="00904C1D">
              <w:rPr>
                <w:noProof/>
                <w:webHidden/>
              </w:rPr>
              <w:t>26</w:t>
            </w:r>
            <w:r w:rsidR="00904C1D">
              <w:rPr>
                <w:noProof/>
                <w:webHidden/>
              </w:rPr>
              <w:fldChar w:fldCharType="end"/>
            </w:r>
          </w:hyperlink>
        </w:p>
        <w:p w14:paraId="14BCF3B7" w14:textId="489F315D" w:rsidR="00904C1D" w:rsidRDefault="00376120">
          <w:pPr>
            <w:pStyle w:val="Mucluc2"/>
            <w:tabs>
              <w:tab w:val="right" w:leader="dot" w:pos="9350"/>
            </w:tabs>
            <w:rPr>
              <w:rFonts w:asciiTheme="minorHAnsi" w:eastAsiaTheme="minorEastAsia" w:hAnsiTheme="minorHAnsi" w:cstheme="minorBidi"/>
              <w:noProof/>
              <w:sz w:val="22"/>
            </w:rPr>
          </w:pPr>
          <w:hyperlink w:anchor="_Toc129383998" w:history="1">
            <w:r w:rsidR="00904C1D" w:rsidRPr="00BA00B2">
              <w:rPr>
                <w:rStyle w:val="Siuktni"/>
                <w:noProof/>
                <w:lang w:val="it-IT"/>
              </w:rPr>
              <w:t>3</w:t>
            </w:r>
            <w:r w:rsidR="00904C1D" w:rsidRPr="00BA00B2">
              <w:rPr>
                <w:rStyle w:val="Siuktni"/>
                <w:noProof/>
                <w:lang w:val="vi-VN"/>
              </w:rPr>
              <w:t>.1. phân tích và xử lý yêu cầu</w:t>
            </w:r>
            <w:r w:rsidR="00904C1D">
              <w:rPr>
                <w:noProof/>
                <w:webHidden/>
              </w:rPr>
              <w:tab/>
            </w:r>
            <w:r w:rsidR="00904C1D">
              <w:rPr>
                <w:noProof/>
                <w:webHidden/>
              </w:rPr>
              <w:fldChar w:fldCharType="begin"/>
            </w:r>
            <w:r w:rsidR="00904C1D">
              <w:rPr>
                <w:noProof/>
                <w:webHidden/>
              </w:rPr>
              <w:instrText xml:space="preserve"> PAGEREF _Toc129383998 \h </w:instrText>
            </w:r>
            <w:r w:rsidR="00904C1D">
              <w:rPr>
                <w:noProof/>
                <w:webHidden/>
              </w:rPr>
            </w:r>
            <w:r w:rsidR="00904C1D">
              <w:rPr>
                <w:noProof/>
                <w:webHidden/>
              </w:rPr>
              <w:fldChar w:fldCharType="separate"/>
            </w:r>
            <w:r w:rsidR="00904C1D">
              <w:rPr>
                <w:noProof/>
                <w:webHidden/>
              </w:rPr>
              <w:t>26</w:t>
            </w:r>
            <w:r w:rsidR="00904C1D">
              <w:rPr>
                <w:noProof/>
                <w:webHidden/>
              </w:rPr>
              <w:fldChar w:fldCharType="end"/>
            </w:r>
          </w:hyperlink>
        </w:p>
        <w:p w14:paraId="2FDE7E43" w14:textId="530008FA" w:rsidR="00904C1D" w:rsidRDefault="00376120">
          <w:pPr>
            <w:pStyle w:val="Mucluc2"/>
            <w:tabs>
              <w:tab w:val="right" w:leader="dot" w:pos="9350"/>
            </w:tabs>
            <w:rPr>
              <w:rFonts w:asciiTheme="minorHAnsi" w:eastAsiaTheme="minorEastAsia" w:hAnsiTheme="minorHAnsi" w:cstheme="minorBidi"/>
              <w:noProof/>
              <w:sz w:val="22"/>
            </w:rPr>
          </w:pPr>
          <w:hyperlink w:anchor="_Toc129383999" w:history="1">
            <w:r w:rsidR="00904C1D" w:rsidRPr="00BA00B2">
              <w:rPr>
                <w:rStyle w:val="Siuktni"/>
                <w:noProof/>
                <w:lang w:val="it-IT"/>
              </w:rPr>
              <w:t>3</w:t>
            </w:r>
            <w:r w:rsidR="00904C1D" w:rsidRPr="00BA00B2">
              <w:rPr>
                <w:rStyle w:val="Siuktni"/>
                <w:noProof/>
                <w:lang w:val="vi-VN"/>
              </w:rPr>
              <w:t>.2. Thiết kế chương trình đơn nhiệm</w:t>
            </w:r>
            <w:r w:rsidR="00904C1D">
              <w:rPr>
                <w:noProof/>
                <w:webHidden/>
              </w:rPr>
              <w:tab/>
            </w:r>
            <w:r w:rsidR="00904C1D">
              <w:rPr>
                <w:noProof/>
                <w:webHidden/>
              </w:rPr>
              <w:fldChar w:fldCharType="begin"/>
            </w:r>
            <w:r w:rsidR="00904C1D">
              <w:rPr>
                <w:noProof/>
                <w:webHidden/>
              </w:rPr>
              <w:instrText xml:space="preserve"> PAGEREF _Toc129383999 \h </w:instrText>
            </w:r>
            <w:r w:rsidR="00904C1D">
              <w:rPr>
                <w:noProof/>
                <w:webHidden/>
              </w:rPr>
            </w:r>
            <w:r w:rsidR="00904C1D">
              <w:rPr>
                <w:noProof/>
                <w:webHidden/>
              </w:rPr>
              <w:fldChar w:fldCharType="separate"/>
            </w:r>
            <w:r w:rsidR="00904C1D">
              <w:rPr>
                <w:noProof/>
                <w:webHidden/>
              </w:rPr>
              <w:t>27</w:t>
            </w:r>
            <w:r w:rsidR="00904C1D">
              <w:rPr>
                <w:noProof/>
                <w:webHidden/>
              </w:rPr>
              <w:fldChar w:fldCharType="end"/>
            </w:r>
          </w:hyperlink>
        </w:p>
        <w:p w14:paraId="059E8E76" w14:textId="64D3BBF0" w:rsidR="00904C1D" w:rsidRDefault="00376120">
          <w:pPr>
            <w:pStyle w:val="Mucluc3"/>
            <w:tabs>
              <w:tab w:val="right" w:leader="dot" w:pos="9350"/>
            </w:tabs>
            <w:rPr>
              <w:rFonts w:asciiTheme="minorHAnsi" w:eastAsiaTheme="minorEastAsia" w:hAnsiTheme="minorHAnsi" w:cstheme="minorBidi"/>
              <w:noProof/>
              <w:sz w:val="22"/>
            </w:rPr>
          </w:pPr>
          <w:hyperlink w:anchor="_Toc129384000" w:history="1">
            <w:r w:rsidR="00904C1D" w:rsidRPr="00BA00B2">
              <w:rPr>
                <w:rStyle w:val="Siuktni"/>
                <w:noProof/>
                <w:lang w:val="vi-VN"/>
              </w:rPr>
              <w:t>3.3. thiết kế chương trình đa nhiệm</w:t>
            </w:r>
            <w:r w:rsidR="00904C1D">
              <w:rPr>
                <w:noProof/>
                <w:webHidden/>
              </w:rPr>
              <w:tab/>
            </w:r>
            <w:r w:rsidR="00904C1D">
              <w:rPr>
                <w:noProof/>
                <w:webHidden/>
              </w:rPr>
              <w:fldChar w:fldCharType="begin"/>
            </w:r>
            <w:r w:rsidR="00904C1D">
              <w:rPr>
                <w:noProof/>
                <w:webHidden/>
              </w:rPr>
              <w:instrText xml:space="preserve"> PAGEREF _Toc129384000 \h </w:instrText>
            </w:r>
            <w:r w:rsidR="00904C1D">
              <w:rPr>
                <w:noProof/>
                <w:webHidden/>
              </w:rPr>
            </w:r>
            <w:r w:rsidR="00904C1D">
              <w:rPr>
                <w:noProof/>
                <w:webHidden/>
              </w:rPr>
              <w:fldChar w:fldCharType="separate"/>
            </w:r>
            <w:r w:rsidR="00904C1D">
              <w:rPr>
                <w:noProof/>
                <w:webHidden/>
              </w:rPr>
              <w:t>28</w:t>
            </w:r>
            <w:r w:rsidR="00904C1D">
              <w:rPr>
                <w:noProof/>
                <w:webHidden/>
              </w:rPr>
              <w:fldChar w:fldCharType="end"/>
            </w:r>
          </w:hyperlink>
        </w:p>
        <w:p w14:paraId="2ECBE83C" w14:textId="4D21CB37" w:rsidR="00904C1D" w:rsidRDefault="00376120">
          <w:pPr>
            <w:pStyle w:val="Mucluc1"/>
            <w:tabs>
              <w:tab w:val="right" w:leader="dot" w:pos="9350"/>
            </w:tabs>
            <w:rPr>
              <w:rFonts w:asciiTheme="minorHAnsi" w:eastAsiaTheme="minorEastAsia" w:hAnsiTheme="minorHAnsi" w:cstheme="minorBidi"/>
              <w:noProof/>
              <w:sz w:val="22"/>
            </w:rPr>
          </w:pPr>
          <w:hyperlink w:anchor="_Toc129384001" w:history="1">
            <w:r w:rsidR="00904C1D" w:rsidRPr="00BA00B2">
              <w:rPr>
                <w:rStyle w:val="Siuktni"/>
                <w:noProof/>
                <w:lang w:val="en-GB"/>
              </w:rPr>
              <w:t>Chương</w:t>
            </w:r>
            <w:r w:rsidR="00904C1D" w:rsidRPr="00BA00B2">
              <w:rPr>
                <w:rStyle w:val="Siuktni"/>
                <w:noProof/>
                <w:lang w:val="vi-VN"/>
              </w:rPr>
              <w:t xml:space="preserve"> 4: kết quả thực nghiệm và đánh giá</w:t>
            </w:r>
            <w:r w:rsidR="00904C1D">
              <w:rPr>
                <w:noProof/>
                <w:webHidden/>
              </w:rPr>
              <w:tab/>
            </w:r>
            <w:r w:rsidR="00904C1D">
              <w:rPr>
                <w:noProof/>
                <w:webHidden/>
              </w:rPr>
              <w:fldChar w:fldCharType="begin"/>
            </w:r>
            <w:r w:rsidR="00904C1D">
              <w:rPr>
                <w:noProof/>
                <w:webHidden/>
              </w:rPr>
              <w:instrText xml:space="preserve"> PAGEREF _Toc129384001 \h </w:instrText>
            </w:r>
            <w:r w:rsidR="00904C1D">
              <w:rPr>
                <w:noProof/>
                <w:webHidden/>
              </w:rPr>
            </w:r>
            <w:r w:rsidR="00904C1D">
              <w:rPr>
                <w:noProof/>
                <w:webHidden/>
              </w:rPr>
              <w:fldChar w:fldCharType="separate"/>
            </w:r>
            <w:r w:rsidR="00904C1D">
              <w:rPr>
                <w:noProof/>
                <w:webHidden/>
              </w:rPr>
              <w:t>32</w:t>
            </w:r>
            <w:r w:rsidR="00904C1D">
              <w:rPr>
                <w:noProof/>
                <w:webHidden/>
              </w:rPr>
              <w:fldChar w:fldCharType="end"/>
            </w:r>
          </w:hyperlink>
        </w:p>
        <w:p w14:paraId="5F991572" w14:textId="2AF889DC" w:rsidR="00904C1D" w:rsidRDefault="00376120">
          <w:pPr>
            <w:pStyle w:val="Mucluc2"/>
            <w:tabs>
              <w:tab w:val="right" w:leader="dot" w:pos="9350"/>
            </w:tabs>
            <w:rPr>
              <w:rFonts w:asciiTheme="minorHAnsi" w:eastAsiaTheme="minorEastAsia" w:hAnsiTheme="minorHAnsi" w:cstheme="minorBidi"/>
              <w:noProof/>
              <w:sz w:val="22"/>
            </w:rPr>
          </w:pPr>
          <w:hyperlink w:anchor="_Toc129384002" w:history="1">
            <w:r w:rsidR="00904C1D" w:rsidRPr="00BA00B2">
              <w:rPr>
                <w:rStyle w:val="Siuktni"/>
                <w:noProof/>
                <w:lang w:val="vi-VN"/>
              </w:rPr>
              <w:t>4.1. kết quả đạt được</w:t>
            </w:r>
            <w:r w:rsidR="00904C1D">
              <w:rPr>
                <w:noProof/>
                <w:webHidden/>
              </w:rPr>
              <w:tab/>
            </w:r>
            <w:r w:rsidR="00904C1D">
              <w:rPr>
                <w:noProof/>
                <w:webHidden/>
              </w:rPr>
              <w:fldChar w:fldCharType="begin"/>
            </w:r>
            <w:r w:rsidR="00904C1D">
              <w:rPr>
                <w:noProof/>
                <w:webHidden/>
              </w:rPr>
              <w:instrText xml:space="preserve"> PAGEREF _Toc129384002 \h </w:instrText>
            </w:r>
            <w:r w:rsidR="00904C1D">
              <w:rPr>
                <w:noProof/>
                <w:webHidden/>
              </w:rPr>
            </w:r>
            <w:r w:rsidR="00904C1D">
              <w:rPr>
                <w:noProof/>
                <w:webHidden/>
              </w:rPr>
              <w:fldChar w:fldCharType="separate"/>
            </w:r>
            <w:r w:rsidR="00904C1D">
              <w:rPr>
                <w:noProof/>
                <w:webHidden/>
              </w:rPr>
              <w:t>32</w:t>
            </w:r>
            <w:r w:rsidR="00904C1D">
              <w:rPr>
                <w:noProof/>
                <w:webHidden/>
              </w:rPr>
              <w:fldChar w:fldCharType="end"/>
            </w:r>
          </w:hyperlink>
        </w:p>
        <w:p w14:paraId="0ED8937A" w14:textId="5D0D9E64" w:rsidR="00904C1D" w:rsidRDefault="00376120">
          <w:pPr>
            <w:pStyle w:val="Mucluc2"/>
            <w:tabs>
              <w:tab w:val="right" w:leader="dot" w:pos="9350"/>
            </w:tabs>
            <w:rPr>
              <w:rFonts w:asciiTheme="minorHAnsi" w:eastAsiaTheme="minorEastAsia" w:hAnsiTheme="minorHAnsi" w:cstheme="minorBidi"/>
              <w:noProof/>
              <w:sz w:val="22"/>
            </w:rPr>
          </w:pPr>
          <w:hyperlink w:anchor="_Toc129384003" w:history="1">
            <w:r w:rsidR="00904C1D" w:rsidRPr="00BA00B2">
              <w:rPr>
                <w:rStyle w:val="Siuktni"/>
                <w:noProof/>
                <w:lang w:val="vi-VN"/>
              </w:rPr>
              <w:t>4.2. đánh giá kết quả</w:t>
            </w:r>
            <w:r w:rsidR="00904C1D">
              <w:rPr>
                <w:noProof/>
                <w:webHidden/>
              </w:rPr>
              <w:tab/>
            </w:r>
            <w:r w:rsidR="00904C1D">
              <w:rPr>
                <w:noProof/>
                <w:webHidden/>
              </w:rPr>
              <w:fldChar w:fldCharType="begin"/>
            </w:r>
            <w:r w:rsidR="00904C1D">
              <w:rPr>
                <w:noProof/>
                <w:webHidden/>
              </w:rPr>
              <w:instrText xml:space="preserve"> PAGEREF _Toc129384003 \h </w:instrText>
            </w:r>
            <w:r w:rsidR="00904C1D">
              <w:rPr>
                <w:noProof/>
                <w:webHidden/>
              </w:rPr>
            </w:r>
            <w:r w:rsidR="00904C1D">
              <w:rPr>
                <w:noProof/>
                <w:webHidden/>
              </w:rPr>
              <w:fldChar w:fldCharType="separate"/>
            </w:r>
            <w:r w:rsidR="00904C1D">
              <w:rPr>
                <w:noProof/>
                <w:webHidden/>
              </w:rPr>
              <w:t>33</w:t>
            </w:r>
            <w:r w:rsidR="00904C1D">
              <w:rPr>
                <w:noProof/>
                <w:webHidden/>
              </w:rPr>
              <w:fldChar w:fldCharType="end"/>
            </w:r>
          </w:hyperlink>
        </w:p>
        <w:p w14:paraId="259E79BA" w14:textId="7D7D6DD9" w:rsidR="00904C1D" w:rsidRDefault="00376120">
          <w:pPr>
            <w:pStyle w:val="Mucluc2"/>
            <w:tabs>
              <w:tab w:val="right" w:leader="dot" w:pos="9350"/>
            </w:tabs>
            <w:rPr>
              <w:rFonts w:asciiTheme="minorHAnsi" w:eastAsiaTheme="minorEastAsia" w:hAnsiTheme="minorHAnsi" w:cstheme="minorBidi"/>
              <w:noProof/>
              <w:sz w:val="22"/>
            </w:rPr>
          </w:pPr>
          <w:hyperlink w:anchor="_Toc129384004" w:history="1">
            <w:r w:rsidR="00904C1D" w:rsidRPr="00BA00B2">
              <w:rPr>
                <w:rStyle w:val="Siuktni"/>
                <w:noProof/>
                <w:lang w:val="vi-VN"/>
              </w:rPr>
              <w:t>4.3. đánh giá công việc của từng thành viên trong nhóm</w:t>
            </w:r>
            <w:r w:rsidR="00904C1D">
              <w:rPr>
                <w:noProof/>
                <w:webHidden/>
              </w:rPr>
              <w:tab/>
            </w:r>
            <w:r w:rsidR="00904C1D">
              <w:rPr>
                <w:noProof/>
                <w:webHidden/>
              </w:rPr>
              <w:fldChar w:fldCharType="begin"/>
            </w:r>
            <w:r w:rsidR="00904C1D">
              <w:rPr>
                <w:noProof/>
                <w:webHidden/>
              </w:rPr>
              <w:instrText xml:space="preserve"> PAGEREF _Toc129384004 \h </w:instrText>
            </w:r>
            <w:r w:rsidR="00904C1D">
              <w:rPr>
                <w:noProof/>
                <w:webHidden/>
              </w:rPr>
            </w:r>
            <w:r w:rsidR="00904C1D">
              <w:rPr>
                <w:noProof/>
                <w:webHidden/>
              </w:rPr>
              <w:fldChar w:fldCharType="separate"/>
            </w:r>
            <w:r w:rsidR="00904C1D">
              <w:rPr>
                <w:noProof/>
                <w:webHidden/>
              </w:rPr>
              <w:t>34</w:t>
            </w:r>
            <w:r w:rsidR="00904C1D">
              <w:rPr>
                <w:noProof/>
                <w:webHidden/>
              </w:rPr>
              <w:fldChar w:fldCharType="end"/>
            </w:r>
          </w:hyperlink>
        </w:p>
        <w:p w14:paraId="4BB09635" w14:textId="55570597" w:rsidR="00904C1D" w:rsidRDefault="00376120">
          <w:pPr>
            <w:pStyle w:val="Mucluc1"/>
            <w:tabs>
              <w:tab w:val="right" w:leader="dot" w:pos="9350"/>
            </w:tabs>
            <w:rPr>
              <w:rFonts w:asciiTheme="minorHAnsi" w:eastAsiaTheme="minorEastAsia" w:hAnsiTheme="minorHAnsi" w:cstheme="minorBidi"/>
              <w:noProof/>
              <w:sz w:val="22"/>
            </w:rPr>
          </w:pPr>
          <w:hyperlink w:anchor="_Toc129384005" w:history="1">
            <w:r w:rsidR="00904C1D" w:rsidRPr="00BA00B2">
              <w:rPr>
                <w:rStyle w:val="Siuktni"/>
                <w:noProof/>
                <w:lang w:val="vi-VN"/>
              </w:rPr>
              <w:t>Chương 5: Link share thư mục lập trình</w:t>
            </w:r>
            <w:r w:rsidR="00904C1D">
              <w:rPr>
                <w:noProof/>
                <w:webHidden/>
              </w:rPr>
              <w:tab/>
            </w:r>
            <w:r w:rsidR="00904C1D">
              <w:rPr>
                <w:noProof/>
                <w:webHidden/>
              </w:rPr>
              <w:fldChar w:fldCharType="begin"/>
            </w:r>
            <w:r w:rsidR="00904C1D">
              <w:rPr>
                <w:noProof/>
                <w:webHidden/>
              </w:rPr>
              <w:instrText xml:space="preserve"> PAGEREF _Toc129384005 \h </w:instrText>
            </w:r>
            <w:r w:rsidR="00904C1D">
              <w:rPr>
                <w:noProof/>
                <w:webHidden/>
              </w:rPr>
            </w:r>
            <w:r w:rsidR="00904C1D">
              <w:rPr>
                <w:noProof/>
                <w:webHidden/>
              </w:rPr>
              <w:fldChar w:fldCharType="separate"/>
            </w:r>
            <w:r w:rsidR="00904C1D">
              <w:rPr>
                <w:noProof/>
                <w:webHidden/>
              </w:rPr>
              <w:t>35</w:t>
            </w:r>
            <w:r w:rsidR="00904C1D">
              <w:rPr>
                <w:noProof/>
                <w:webHidden/>
              </w:rPr>
              <w:fldChar w:fldCharType="end"/>
            </w:r>
          </w:hyperlink>
        </w:p>
        <w:p w14:paraId="1BC570F1" w14:textId="067E6087" w:rsidR="00904C1D" w:rsidRDefault="00904C1D">
          <w:r>
            <w:rPr>
              <w:b/>
              <w:bCs/>
              <w:noProof/>
            </w:rPr>
            <w:fldChar w:fldCharType="end"/>
          </w:r>
        </w:p>
      </w:sdtContent>
    </w:sdt>
    <w:p w14:paraId="0E13AE69" w14:textId="77777777" w:rsidR="00904C1D" w:rsidRDefault="00904C1D" w:rsidP="00794B9A">
      <w:pPr>
        <w:rPr>
          <w:szCs w:val="28"/>
          <w:lang w:val="en-GB"/>
        </w:rPr>
      </w:pPr>
    </w:p>
    <w:p w14:paraId="14FEE960" w14:textId="77777777" w:rsidR="00904C1D" w:rsidRDefault="00904C1D" w:rsidP="00794B9A">
      <w:pPr>
        <w:rPr>
          <w:szCs w:val="28"/>
          <w:lang w:val="en-GB"/>
        </w:rPr>
      </w:pPr>
    </w:p>
    <w:p w14:paraId="7F2B542E" w14:textId="77777777" w:rsidR="00904C1D" w:rsidRDefault="00904C1D" w:rsidP="00794B9A">
      <w:pPr>
        <w:rPr>
          <w:szCs w:val="28"/>
          <w:lang w:val="en-GB"/>
        </w:rPr>
      </w:pPr>
    </w:p>
    <w:p w14:paraId="695E72C1" w14:textId="77777777" w:rsidR="00904C1D" w:rsidRDefault="00904C1D" w:rsidP="00794B9A">
      <w:pPr>
        <w:rPr>
          <w:szCs w:val="28"/>
          <w:lang w:val="en-GB"/>
        </w:rPr>
      </w:pPr>
    </w:p>
    <w:p w14:paraId="30970DAF" w14:textId="77777777" w:rsidR="00904C1D" w:rsidRDefault="00904C1D" w:rsidP="00794B9A">
      <w:pPr>
        <w:rPr>
          <w:szCs w:val="28"/>
          <w:lang w:val="en-GB"/>
        </w:rPr>
      </w:pPr>
    </w:p>
    <w:p w14:paraId="21504755" w14:textId="77777777" w:rsidR="00904C1D" w:rsidRDefault="00904C1D" w:rsidP="00794B9A">
      <w:pPr>
        <w:rPr>
          <w:szCs w:val="28"/>
          <w:lang w:val="en-GB"/>
        </w:rPr>
      </w:pPr>
    </w:p>
    <w:p w14:paraId="20A9F561" w14:textId="77777777" w:rsidR="00904C1D" w:rsidRDefault="00904C1D" w:rsidP="00794B9A">
      <w:pPr>
        <w:rPr>
          <w:szCs w:val="28"/>
          <w:lang w:val="en-GB"/>
        </w:rPr>
      </w:pPr>
    </w:p>
    <w:p w14:paraId="69A642E2" w14:textId="77777777" w:rsidR="00904C1D" w:rsidRDefault="00904C1D" w:rsidP="00794B9A">
      <w:pPr>
        <w:rPr>
          <w:szCs w:val="28"/>
          <w:lang w:val="en-GB"/>
        </w:rPr>
      </w:pPr>
    </w:p>
    <w:p w14:paraId="5D23BEDD" w14:textId="77777777" w:rsidR="00904C1D" w:rsidRDefault="00904C1D" w:rsidP="00794B9A">
      <w:pPr>
        <w:rPr>
          <w:szCs w:val="28"/>
          <w:lang w:val="en-GB"/>
        </w:rPr>
      </w:pPr>
    </w:p>
    <w:p w14:paraId="17631B57" w14:textId="77777777" w:rsidR="00904C1D" w:rsidRDefault="00904C1D" w:rsidP="00794B9A">
      <w:pPr>
        <w:rPr>
          <w:szCs w:val="28"/>
          <w:lang w:val="en-GB"/>
        </w:rPr>
      </w:pPr>
    </w:p>
    <w:p w14:paraId="710900E1" w14:textId="77777777" w:rsidR="00904C1D" w:rsidRDefault="00904C1D" w:rsidP="00794B9A">
      <w:pPr>
        <w:rPr>
          <w:szCs w:val="28"/>
          <w:lang w:val="en-GB"/>
        </w:rPr>
      </w:pPr>
    </w:p>
    <w:p w14:paraId="41DC0C78" w14:textId="77777777" w:rsidR="00904C1D" w:rsidRDefault="00904C1D" w:rsidP="00835943">
      <w:pPr>
        <w:ind w:firstLine="0"/>
        <w:rPr>
          <w:szCs w:val="28"/>
          <w:lang w:val="en-GB"/>
        </w:rPr>
      </w:pPr>
    </w:p>
    <w:p w14:paraId="27EA8C4A" w14:textId="77777777" w:rsidR="00835943" w:rsidRPr="000A1E91" w:rsidRDefault="00835943" w:rsidP="00835943">
      <w:pPr>
        <w:pStyle w:val="u1"/>
        <w:spacing w:line="276" w:lineRule="auto"/>
        <w:rPr>
          <w:b w:val="0"/>
          <w:bCs w:val="0"/>
          <w:szCs w:val="28"/>
        </w:rPr>
      </w:pPr>
      <w:bookmarkStart w:id="2" w:name="_Toc129383977"/>
      <w:r w:rsidRPr="000A1E91">
        <w:rPr>
          <w:b w:val="0"/>
          <w:bCs w:val="0"/>
          <w:szCs w:val="28"/>
          <w:lang w:val="de-DE"/>
        </w:rPr>
        <w:t>MỞ</w:t>
      </w:r>
      <w:r>
        <w:rPr>
          <w:b w:val="0"/>
          <w:bCs w:val="0"/>
          <w:szCs w:val="28"/>
          <w:lang w:val="vi-VN"/>
        </w:rPr>
        <w:t xml:space="preserve"> </w:t>
      </w:r>
      <w:r w:rsidRPr="000A1E91">
        <w:rPr>
          <w:b w:val="0"/>
          <w:bCs w:val="0"/>
          <w:szCs w:val="28"/>
        </w:rPr>
        <w:t>ĐẦU</w:t>
      </w:r>
      <w:bookmarkEnd w:id="2"/>
    </w:p>
    <w:p w14:paraId="6C14AAED" w14:textId="77777777" w:rsidR="00835943" w:rsidRPr="000A1E91" w:rsidRDefault="00835943" w:rsidP="00835943">
      <w:pPr>
        <w:spacing w:line="276" w:lineRule="auto"/>
        <w:rPr>
          <w:rFonts w:eastAsia="Times New Roman"/>
          <w:szCs w:val="28"/>
          <w:lang w:val="vi-VN"/>
        </w:rPr>
      </w:pPr>
      <w:r w:rsidRPr="000A1E91">
        <w:rPr>
          <w:rFonts w:eastAsia="tim"/>
          <w:szCs w:val="28"/>
          <w:lang w:val="vi-VN"/>
        </w:rPr>
        <w:t xml:space="preserve">   </w:t>
      </w:r>
      <w:r w:rsidRPr="000A1E91">
        <w:rPr>
          <w:rFonts w:eastAsia="Times New Roman"/>
          <w:szCs w:val="28"/>
          <w:lang w:val="vi-VN"/>
        </w:rPr>
        <w:t xml:space="preserve">Thiết bị phục vụ yêu cầu cuối kỳ của môn Thiết kế Hệ thống Nhúng, kỳ </w:t>
      </w:r>
      <w:r>
        <w:rPr>
          <w:rFonts w:eastAsia="Times New Roman"/>
          <w:szCs w:val="28"/>
          <w:lang w:val="vi-VN"/>
        </w:rPr>
        <w:t>2022</w:t>
      </w:r>
      <w:r w:rsidRPr="000A1E91">
        <w:rPr>
          <w:rFonts w:eastAsia="Times New Roman"/>
          <w:szCs w:val="28"/>
          <w:lang w:val="vi-VN"/>
        </w:rPr>
        <w:t xml:space="preserve">1. Mục tiêu của </w:t>
      </w:r>
      <w:r>
        <w:rPr>
          <w:rFonts w:eastAsia="Times New Roman"/>
          <w:szCs w:val="28"/>
          <w:lang w:val="vi-VN"/>
        </w:rPr>
        <w:t xml:space="preserve">môn học là lập trình thời gian thực, </w:t>
      </w:r>
      <w:r w:rsidRPr="000A1E91">
        <w:rPr>
          <w:rFonts w:eastAsia="Times New Roman"/>
          <w:szCs w:val="28"/>
          <w:lang w:val="vi-VN"/>
        </w:rPr>
        <w:t>lập trình ứng dụng FreeRTOS, kiểm tra và sửa lỗi.</w:t>
      </w:r>
    </w:p>
    <w:p w14:paraId="6FEE4134" w14:textId="77777777" w:rsidR="00835943" w:rsidRPr="000A1E91" w:rsidRDefault="00835943" w:rsidP="00835943">
      <w:pPr>
        <w:spacing w:line="276" w:lineRule="auto"/>
        <w:ind w:firstLine="540"/>
        <w:rPr>
          <w:rFonts w:eastAsia="Times New Roman"/>
          <w:szCs w:val="28"/>
          <w:lang w:val="de-DE"/>
        </w:rPr>
      </w:pPr>
      <w:r w:rsidRPr="000A1E91">
        <w:rPr>
          <w:rFonts w:eastAsia="Times New Roman"/>
          <w:szCs w:val="28"/>
          <w:lang w:val="de-DE"/>
        </w:rPr>
        <w:t>Báo cáo của nhóm gồm 5 chương:</w:t>
      </w:r>
    </w:p>
    <w:p w14:paraId="22485284" w14:textId="77777777" w:rsidR="00835943" w:rsidRPr="000A1E91" w:rsidRDefault="00835943" w:rsidP="00835943">
      <w:pPr>
        <w:spacing w:line="276" w:lineRule="auto"/>
        <w:ind w:firstLine="1170"/>
        <w:rPr>
          <w:rFonts w:eastAsia="Times New Roman"/>
          <w:szCs w:val="28"/>
          <w:lang w:val="de-DE"/>
        </w:rPr>
      </w:pPr>
      <w:r w:rsidRPr="000A1E91">
        <w:rPr>
          <w:rFonts w:eastAsia="Times New Roman"/>
          <w:szCs w:val="28"/>
          <w:lang w:val="de-DE"/>
        </w:rPr>
        <w:t xml:space="preserve">Chương 1: Xác định yêu cầu </w:t>
      </w:r>
    </w:p>
    <w:p w14:paraId="4B9257B6" w14:textId="77777777" w:rsidR="00835943" w:rsidRPr="000A1E91" w:rsidRDefault="00835943" w:rsidP="00835943">
      <w:pPr>
        <w:spacing w:line="276" w:lineRule="auto"/>
        <w:ind w:firstLine="1170"/>
        <w:rPr>
          <w:rFonts w:eastAsia="Times New Roman"/>
          <w:szCs w:val="28"/>
          <w:lang w:val="de-DE"/>
        </w:rPr>
      </w:pPr>
      <w:r w:rsidRPr="000A1E91">
        <w:rPr>
          <w:rFonts w:eastAsia="Times New Roman"/>
          <w:szCs w:val="28"/>
          <w:lang w:val="de-DE"/>
        </w:rPr>
        <w:t>Chương 2: Giới thiệu phần cứng</w:t>
      </w:r>
    </w:p>
    <w:p w14:paraId="483BBF14" w14:textId="77777777" w:rsidR="00835943" w:rsidRPr="000A1E91" w:rsidRDefault="00835943" w:rsidP="00835943">
      <w:pPr>
        <w:spacing w:line="276" w:lineRule="auto"/>
        <w:ind w:firstLine="1170"/>
        <w:rPr>
          <w:rFonts w:eastAsia="Times New Roman"/>
          <w:szCs w:val="28"/>
          <w:lang w:val="de-DE"/>
        </w:rPr>
      </w:pPr>
      <w:r w:rsidRPr="000A1E91">
        <w:rPr>
          <w:rFonts w:eastAsia="Times New Roman"/>
          <w:szCs w:val="28"/>
          <w:lang w:val="de-DE"/>
        </w:rPr>
        <w:t>Chương 3: Thiết kế phần mềm</w:t>
      </w:r>
    </w:p>
    <w:p w14:paraId="371E3390" w14:textId="77777777" w:rsidR="00835943" w:rsidRPr="000A1E91" w:rsidRDefault="00835943" w:rsidP="00835943">
      <w:pPr>
        <w:spacing w:line="276" w:lineRule="auto"/>
        <w:ind w:firstLine="1170"/>
        <w:rPr>
          <w:rFonts w:eastAsia="Times New Roman"/>
          <w:szCs w:val="28"/>
          <w:lang w:val="de-DE"/>
        </w:rPr>
      </w:pPr>
      <w:r w:rsidRPr="000A1E91">
        <w:rPr>
          <w:rFonts w:eastAsia="Times New Roman"/>
          <w:szCs w:val="28"/>
          <w:lang w:val="de-DE"/>
        </w:rPr>
        <w:t xml:space="preserve">Chương 4: Kết quả </w:t>
      </w:r>
      <w:r>
        <w:rPr>
          <w:rFonts w:eastAsia="Times New Roman"/>
          <w:szCs w:val="28"/>
          <w:lang w:val="de-DE"/>
        </w:rPr>
        <w:t>thực</w:t>
      </w:r>
      <w:r>
        <w:rPr>
          <w:rFonts w:eastAsia="Times New Roman"/>
          <w:szCs w:val="28"/>
          <w:lang w:val="vi-VN"/>
        </w:rPr>
        <w:t xml:space="preserve"> nghiệm </w:t>
      </w:r>
      <w:r w:rsidRPr="000A1E91">
        <w:rPr>
          <w:rFonts w:eastAsia="Times New Roman"/>
          <w:szCs w:val="28"/>
          <w:lang w:val="de-DE"/>
        </w:rPr>
        <w:t>và đánh giá</w:t>
      </w:r>
    </w:p>
    <w:p w14:paraId="1CACF83A" w14:textId="77777777" w:rsidR="00835943" w:rsidRPr="000A1E91" w:rsidRDefault="00835943" w:rsidP="00835943">
      <w:pPr>
        <w:spacing w:line="276" w:lineRule="auto"/>
        <w:ind w:firstLine="1170"/>
        <w:rPr>
          <w:rFonts w:eastAsia="Times New Roman"/>
          <w:szCs w:val="28"/>
          <w:lang w:val="de-DE"/>
        </w:rPr>
      </w:pPr>
      <w:r w:rsidRPr="000A1E91">
        <w:rPr>
          <w:rFonts w:eastAsia="Times New Roman"/>
          <w:szCs w:val="28"/>
          <w:lang w:val="de-DE"/>
        </w:rPr>
        <w:t>Chương 5: Link share thư mục lập trình</w:t>
      </w:r>
    </w:p>
    <w:p w14:paraId="32BB858A" w14:textId="77777777" w:rsidR="00835943" w:rsidRPr="000A1E91" w:rsidRDefault="00835943" w:rsidP="00835943">
      <w:pPr>
        <w:spacing w:line="276" w:lineRule="auto"/>
        <w:ind w:firstLine="540"/>
        <w:rPr>
          <w:rFonts w:eastAsia="Times New Roman"/>
          <w:szCs w:val="28"/>
          <w:lang w:val="de-DE"/>
        </w:rPr>
      </w:pPr>
      <w:r w:rsidRPr="000A1E91">
        <w:rPr>
          <w:rFonts w:eastAsia="Times New Roman"/>
          <w:szCs w:val="28"/>
          <w:lang w:val="de-DE"/>
        </w:rPr>
        <w:t>Trước hết nhóm em xin gửi lời cảm ơn tới thầy Lê Công Cường đã hướng dẫn chỉ dạy để chúng em hoàn thành bản báo cáo môn học này. Vì hiểu biết còn hạn hẹp và thời gian hạn chế nhóm em còn nhiều thiếu sót, nhóm mong nhận được những sự góp ý, sửa đổi từ phía thầy để báo cáo của nhóm em được hoàn thiện hơn.</w:t>
      </w:r>
    </w:p>
    <w:p w14:paraId="5EFEC903" w14:textId="77777777" w:rsidR="00835943" w:rsidRPr="000A1E91" w:rsidRDefault="00835943" w:rsidP="00835943">
      <w:pPr>
        <w:spacing w:line="276" w:lineRule="auto"/>
        <w:ind w:firstLine="567"/>
        <w:rPr>
          <w:rFonts w:eastAsia="Times New Roman"/>
          <w:szCs w:val="28"/>
          <w:lang w:val="de-DE"/>
        </w:rPr>
      </w:pPr>
      <w:r w:rsidRPr="28D84689">
        <w:rPr>
          <w:rFonts w:eastAsia="Times New Roman"/>
          <w:lang w:val="de-DE"/>
        </w:rPr>
        <w:t xml:space="preserve">   Bọn em xin chân thành cảm ơn thầy!</w:t>
      </w:r>
    </w:p>
    <w:p w14:paraId="265F8EB5" w14:textId="77777777" w:rsidR="00904C1D" w:rsidRDefault="00904C1D" w:rsidP="00794B9A">
      <w:pPr>
        <w:rPr>
          <w:szCs w:val="28"/>
          <w:lang w:val="en-GB"/>
        </w:rPr>
      </w:pPr>
    </w:p>
    <w:p w14:paraId="02E3B547" w14:textId="77777777" w:rsidR="00904C1D" w:rsidRDefault="00904C1D" w:rsidP="00794B9A">
      <w:pPr>
        <w:rPr>
          <w:szCs w:val="28"/>
          <w:lang w:val="en-GB"/>
        </w:rPr>
      </w:pPr>
    </w:p>
    <w:p w14:paraId="57FC88AF" w14:textId="77777777" w:rsidR="00904C1D" w:rsidRDefault="00904C1D" w:rsidP="00794B9A">
      <w:pPr>
        <w:rPr>
          <w:szCs w:val="28"/>
          <w:lang w:val="en-GB"/>
        </w:rPr>
      </w:pPr>
    </w:p>
    <w:p w14:paraId="46503AD4" w14:textId="77777777" w:rsidR="00904C1D" w:rsidRDefault="00904C1D" w:rsidP="00794B9A">
      <w:pPr>
        <w:rPr>
          <w:szCs w:val="28"/>
          <w:lang w:val="en-GB"/>
        </w:rPr>
      </w:pPr>
    </w:p>
    <w:p w14:paraId="525E33EF" w14:textId="77777777" w:rsidR="00904C1D" w:rsidRDefault="00904C1D" w:rsidP="00794B9A">
      <w:pPr>
        <w:rPr>
          <w:szCs w:val="28"/>
          <w:lang w:val="en-GB"/>
        </w:rPr>
      </w:pPr>
    </w:p>
    <w:p w14:paraId="79A198F2" w14:textId="77777777" w:rsidR="00904C1D" w:rsidRDefault="00904C1D" w:rsidP="00794B9A">
      <w:pPr>
        <w:rPr>
          <w:szCs w:val="28"/>
          <w:lang w:val="en-GB"/>
        </w:rPr>
      </w:pPr>
    </w:p>
    <w:p w14:paraId="7DCEDA1C" w14:textId="77777777" w:rsidR="00904C1D" w:rsidRDefault="00904C1D" w:rsidP="00794B9A">
      <w:pPr>
        <w:rPr>
          <w:szCs w:val="28"/>
          <w:lang w:val="en-GB"/>
        </w:rPr>
      </w:pPr>
    </w:p>
    <w:p w14:paraId="20C5B859" w14:textId="77777777" w:rsidR="00904C1D" w:rsidRDefault="00904C1D" w:rsidP="00794B9A">
      <w:pPr>
        <w:rPr>
          <w:szCs w:val="28"/>
          <w:lang w:val="en-GB"/>
        </w:rPr>
      </w:pPr>
    </w:p>
    <w:p w14:paraId="4F0F1CB9" w14:textId="77777777" w:rsidR="00904C1D" w:rsidRDefault="00904C1D" w:rsidP="00794B9A">
      <w:pPr>
        <w:rPr>
          <w:szCs w:val="28"/>
          <w:lang w:val="en-GB"/>
        </w:rPr>
      </w:pPr>
    </w:p>
    <w:p w14:paraId="104DA2AB" w14:textId="77777777" w:rsidR="00835943" w:rsidRDefault="00835943" w:rsidP="00794B9A">
      <w:pPr>
        <w:rPr>
          <w:szCs w:val="28"/>
          <w:lang w:val="en-GB"/>
        </w:rPr>
      </w:pPr>
    </w:p>
    <w:p w14:paraId="277C6F64" w14:textId="77777777" w:rsidR="00835943" w:rsidRDefault="00835943" w:rsidP="00794B9A">
      <w:pPr>
        <w:rPr>
          <w:szCs w:val="28"/>
          <w:lang w:val="en-GB"/>
        </w:rPr>
      </w:pPr>
    </w:p>
    <w:p w14:paraId="4019A7AA" w14:textId="77777777" w:rsidR="00835943" w:rsidRDefault="00835943" w:rsidP="00794B9A">
      <w:pPr>
        <w:rPr>
          <w:szCs w:val="28"/>
          <w:lang w:val="en-GB"/>
        </w:rPr>
      </w:pPr>
    </w:p>
    <w:p w14:paraId="5EDD49F8" w14:textId="4A9660F6" w:rsidR="0021413B" w:rsidRPr="0024779D" w:rsidRDefault="0021413B" w:rsidP="00835943">
      <w:pPr>
        <w:jc w:val="center"/>
        <w:rPr>
          <w:szCs w:val="28"/>
          <w:lang w:val="vi-VN"/>
        </w:rPr>
      </w:pPr>
      <w:r w:rsidRPr="000A1E91">
        <w:rPr>
          <w:szCs w:val="28"/>
          <w:lang w:val="en-GB"/>
        </w:rPr>
        <w:t>Danh mục hình</w:t>
      </w:r>
      <w:r w:rsidR="0024779D">
        <w:rPr>
          <w:szCs w:val="28"/>
          <w:lang w:val="vi-VN"/>
        </w:rPr>
        <w:t xml:space="preserve"> ảnh:</w:t>
      </w:r>
    </w:p>
    <w:p w14:paraId="7E745D5A" w14:textId="323C2C70" w:rsidR="00D652BC" w:rsidRDefault="00D652BC">
      <w:pPr>
        <w:pStyle w:val="Banghinhminhhoa"/>
        <w:tabs>
          <w:tab w:val="right" w:leader="dot" w:pos="9350"/>
        </w:tabs>
        <w:rPr>
          <w:rFonts w:asciiTheme="minorHAnsi" w:eastAsiaTheme="minorEastAsia" w:hAnsiTheme="minorHAnsi" w:cstheme="minorBidi"/>
          <w:noProof/>
          <w:sz w:val="22"/>
        </w:rPr>
      </w:pPr>
      <w:r>
        <w:rPr>
          <w:szCs w:val="28"/>
          <w:lang w:val="en-GB"/>
        </w:rPr>
        <w:fldChar w:fldCharType="begin"/>
      </w:r>
      <w:r>
        <w:rPr>
          <w:szCs w:val="28"/>
          <w:lang w:val="en-GB"/>
        </w:rPr>
        <w:instrText xml:space="preserve"> TOC \h \z \c "Figure" </w:instrText>
      </w:r>
      <w:r>
        <w:rPr>
          <w:szCs w:val="28"/>
          <w:lang w:val="en-GB"/>
        </w:rPr>
        <w:fldChar w:fldCharType="separate"/>
      </w:r>
      <w:hyperlink w:anchor="_Toc129383122" w:history="1">
        <w:r w:rsidRPr="00003C20">
          <w:rPr>
            <w:rStyle w:val="Siuktni"/>
            <w:noProof/>
          </w:rPr>
          <w:t>Figure 1</w:t>
        </w:r>
        <w:r w:rsidRPr="00003C20">
          <w:rPr>
            <w:rStyle w:val="Siuktni"/>
            <w:noProof/>
            <w:lang w:val="vi-VN"/>
          </w:rPr>
          <w:t>: STM32c8t6</w:t>
        </w:r>
        <w:r>
          <w:rPr>
            <w:noProof/>
            <w:webHidden/>
          </w:rPr>
          <w:tab/>
        </w:r>
        <w:r>
          <w:rPr>
            <w:noProof/>
            <w:webHidden/>
          </w:rPr>
          <w:fldChar w:fldCharType="begin"/>
        </w:r>
        <w:r>
          <w:rPr>
            <w:noProof/>
            <w:webHidden/>
          </w:rPr>
          <w:instrText xml:space="preserve"> PAGEREF _Toc129383122 \h </w:instrText>
        </w:r>
        <w:r>
          <w:rPr>
            <w:noProof/>
            <w:webHidden/>
          </w:rPr>
        </w:r>
        <w:r>
          <w:rPr>
            <w:noProof/>
            <w:webHidden/>
          </w:rPr>
          <w:fldChar w:fldCharType="separate"/>
        </w:r>
        <w:r>
          <w:rPr>
            <w:noProof/>
            <w:webHidden/>
          </w:rPr>
          <w:t>7</w:t>
        </w:r>
        <w:r>
          <w:rPr>
            <w:noProof/>
            <w:webHidden/>
          </w:rPr>
          <w:fldChar w:fldCharType="end"/>
        </w:r>
      </w:hyperlink>
    </w:p>
    <w:p w14:paraId="512E3B42" w14:textId="5A190164"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23" w:history="1">
        <w:r w:rsidR="00D652BC" w:rsidRPr="00003C20">
          <w:rPr>
            <w:rStyle w:val="Siuktni"/>
            <w:noProof/>
          </w:rPr>
          <w:t>Figure 2</w:t>
        </w:r>
        <w:r w:rsidR="00D652BC" w:rsidRPr="00003C20">
          <w:rPr>
            <w:rStyle w:val="Siuktni"/>
            <w:noProof/>
            <w:lang w:val="vi-VN"/>
          </w:rPr>
          <w:t xml:space="preserve"> </w:t>
        </w:r>
        <w:r w:rsidR="00D652BC" w:rsidRPr="00003C20">
          <w:rPr>
            <w:rStyle w:val="Siuktni"/>
            <w:noProof/>
          </w:rPr>
          <w:t>Các thành phần chức năng của STM32F103C8T6.</w:t>
        </w:r>
        <w:r w:rsidR="00D652BC">
          <w:rPr>
            <w:noProof/>
            <w:webHidden/>
          </w:rPr>
          <w:tab/>
        </w:r>
        <w:r w:rsidR="00D652BC">
          <w:rPr>
            <w:noProof/>
            <w:webHidden/>
          </w:rPr>
          <w:fldChar w:fldCharType="begin"/>
        </w:r>
        <w:r w:rsidR="00D652BC">
          <w:rPr>
            <w:noProof/>
            <w:webHidden/>
          </w:rPr>
          <w:instrText xml:space="preserve"> PAGEREF _Toc129383123 \h </w:instrText>
        </w:r>
        <w:r w:rsidR="00D652BC">
          <w:rPr>
            <w:noProof/>
            <w:webHidden/>
          </w:rPr>
        </w:r>
        <w:r w:rsidR="00D652BC">
          <w:rPr>
            <w:noProof/>
            <w:webHidden/>
          </w:rPr>
          <w:fldChar w:fldCharType="separate"/>
        </w:r>
        <w:r w:rsidR="00D652BC">
          <w:rPr>
            <w:noProof/>
            <w:webHidden/>
          </w:rPr>
          <w:t>8</w:t>
        </w:r>
        <w:r w:rsidR="00D652BC">
          <w:rPr>
            <w:noProof/>
            <w:webHidden/>
          </w:rPr>
          <w:fldChar w:fldCharType="end"/>
        </w:r>
      </w:hyperlink>
    </w:p>
    <w:p w14:paraId="75A42CAA" w14:textId="45AE4B3F"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24" w:history="1">
        <w:r w:rsidR="00D652BC" w:rsidRPr="00003C20">
          <w:rPr>
            <w:rStyle w:val="Siuktni"/>
            <w:noProof/>
          </w:rPr>
          <w:t>Figure 3</w:t>
        </w:r>
        <w:r w:rsidR="00D652BC" w:rsidRPr="00003C20">
          <w:rPr>
            <w:rStyle w:val="Siuktni"/>
            <w:noProof/>
            <w:lang w:val="vi-VN"/>
          </w:rPr>
          <w:t>: LCD1602</w:t>
        </w:r>
        <w:r w:rsidR="00D652BC">
          <w:rPr>
            <w:noProof/>
            <w:webHidden/>
          </w:rPr>
          <w:tab/>
        </w:r>
        <w:r w:rsidR="00D652BC">
          <w:rPr>
            <w:noProof/>
            <w:webHidden/>
          </w:rPr>
          <w:fldChar w:fldCharType="begin"/>
        </w:r>
        <w:r w:rsidR="00D652BC">
          <w:rPr>
            <w:noProof/>
            <w:webHidden/>
          </w:rPr>
          <w:instrText xml:space="preserve"> PAGEREF _Toc129383124 \h </w:instrText>
        </w:r>
        <w:r w:rsidR="00D652BC">
          <w:rPr>
            <w:noProof/>
            <w:webHidden/>
          </w:rPr>
        </w:r>
        <w:r w:rsidR="00D652BC">
          <w:rPr>
            <w:noProof/>
            <w:webHidden/>
          </w:rPr>
          <w:fldChar w:fldCharType="separate"/>
        </w:r>
        <w:r w:rsidR="00D652BC">
          <w:rPr>
            <w:noProof/>
            <w:webHidden/>
          </w:rPr>
          <w:t>10</w:t>
        </w:r>
        <w:r w:rsidR="00D652BC">
          <w:rPr>
            <w:noProof/>
            <w:webHidden/>
          </w:rPr>
          <w:fldChar w:fldCharType="end"/>
        </w:r>
      </w:hyperlink>
    </w:p>
    <w:p w14:paraId="36525FDB" w14:textId="4A4601EA"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25" w:history="1">
        <w:r w:rsidR="00D652BC" w:rsidRPr="00003C20">
          <w:rPr>
            <w:rStyle w:val="Siuktni"/>
            <w:noProof/>
          </w:rPr>
          <w:t>Figure 4</w:t>
        </w:r>
        <w:r w:rsidR="00D652BC" w:rsidRPr="00003C20">
          <w:rPr>
            <w:rStyle w:val="Siuktni"/>
            <w:noProof/>
            <w:lang w:val="vi-VN"/>
          </w:rPr>
          <w:t>: kết nối giữa DHT11 với vi điều khiển</w:t>
        </w:r>
        <w:r w:rsidR="00D652BC">
          <w:rPr>
            <w:noProof/>
            <w:webHidden/>
          </w:rPr>
          <w:tab/>
        </w:r>
        <w:r w:rsidR="00D652BC">
          <w:rPr>
            <w:noProof/>
            <w:webHidden/>
          </w:rPr>
          <w:fldChar w:fldCharType="begin"/>
        </w:r>
        <w:r w:rsidR="00D652BC">
          <w:rPr>
            <w:noProof/>
            <w:webHidden/>
          </w:rPr>
          <w:instrText xml:space="preserve"> PAGEREF _Toc129383125 \h </w:instrText>
        </w:r>
        <w:r w:rsidR="00D652BC">
          <w:rPr>
            <w:noProof/>
            <w:webHidden/>
          </w:rPr>
        </w:r>
        <w:r w:rsidR="00D652BC">
          <w:rPr>
            <w:noProof/>
            <w:webHidden/>
          </w:rPr>
          <w:fldChar w:fldCharType="separate"/>
        </w:r>
        <w:r w:rsidR="00D652BC">
          <w:rPr>
            <w:noProof/>
            <w:webHidden/>
          </w:rPr>
          <w:t>11</w:t>
        </w:r>
        <w:r w:rsidR="00D652BC">
          <w:rPr>
            <w:noProof/>
            <w:webHidden/>
          </w:rPr>
          <w:fldChar w:fldCharType="end"/>
        </w:r>
      </w:hyperlink>
    </w:p>
    <w:p w14:paraId="11343631" w14:textId="36410E47"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26" w:history="1">
        <w:r w:rsidR="00D652BC" w:rsidRPr="00003C20">
          <w:rPr>
            <w:rStyle w:val="Siuktni"/>
            <w:noProof/>
          </w:rPr>
          <w:t>Figure 5</w:t>
        </w:r>
        <w:r w:rsidR="00D652BC" w:rsidRPr="00003C20">
          <w:rPr>
            <w:rStyle w:val="Siuktni"/>
            <w:noProof/>
            <w:lang w:val="vi-VN"/>
          </w:rPr>
          <w:t>: module cảm biến siêu âm HC-SR04</w:t>
        </w:r>
        <w:r w:rsidR="00D652BC">
          <w:rPr>
            <w:noProof/>
            <w:webHidden/>
          </w:rPr>
          <w:tab/>
        </w:r>
        <w:r w:rsidR="00D652BC">
          <w:rPr>
            <w:noProof/>
            <w:webHidden/>
          </w:rPr>
          <w:fldChar w:fldCharType="begin"/>
        </w:r>
        <w:r w:rsidR="00D652BC">
          <w:rPr>
            <w:noProof/>
            <w:webHidden/>
          </w:rPr>
          <w:instrText xml:space="preserve"> PAGEREF _Toc129383126 \h </w:instrText>
        </w:r>
        <w:r w:rsidR="00D652BC">
          <w:rPr>
            <w:noProof/>
            <w:webHidden/>
          </w:rPr>
        </w:r>
        <w:r w:rsidR="00D652BC">
          <w:rPr>
            <w:noProof/>
            <w:webHidden/>
          </w:rPr>
          <w:fldChar w:fldCharType="separate"/>
        </w:r>
        <w:r w:rsidR="00D652BC">
          <w:rPr>
            <w:noProof/>
            <w:webHidden/>
          </w:rPr>
          <w:t>14</w:t>
        </w:r>
        <w:r w:rsidR="00D652BC">
          <w:rPr>
            <w:noProof/>
            <w:webHidden/>
          </w:rPr>
          <w:fldChar w:fldCharType="end"/>
        </w:r>
      </w:hyperlink>
    </w:p>
    <w:p w14:paraId="1B0FC347" w14:textId="45B5A2AE"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27" w:history="1">
        <w:r w:rsidR="00D652BC" w:rsidRPr="00003C20">
          <w:rPr>
            <w:rStyle w:val="Siuktni"/>
            <w:noProof/>
          </w:rPr>
          <w:t>Figure 6</w:t>
        </w:r>
        <w:r w:rsidR="00D652BC" w:rsidRPr="00003C20">
          <w:rPr>
            <w:rStyle w:val="Siuktni"/>
            <w:noProof/>
            <w:lang w:val="vi-VN"/>
          </w:rPr>
          <w:t>: nguyên lý hoạt động của cảm biến HC-SR04</w:t>
        </w:r>
        <w:r w:rsidR="00D652BC">
          <w:rPr>
            <w:noProof/>
            <w:webHidden/>
          </w:rPr>
          <w:tab/>
        </w:r>
        <w:r w:rsidR="00D652BC">
          <w:rPr>
            <w:noProof/>
            <w:webHidden/>
          </w:rPr>
          <w:fldChar w:fldCharType="begin"/>
        </w:r>
        <w:r w:rsidR="00D652BC">
          <w:rPr>
            <w:noProof/>
            <w:webHidden/>
          </w:rPr>
          <w:instrText xml:space="preserve"> PAGEREF _Toc129383127 \h </w:instrText>
        </w:r>
        <w:r w:rsidR="00D652BC">
          <w:rPr>
            <w:noProof/>
            <w:webHidden/>
          </w:rPr>
        </w:r>
        <w:r w:rsidR="00D652BC">
          <w:rPr>
            <w:noProof/>
            <w:webHidden/>
          </w:rPr>
          <w:fldChar w:fldCharType="separate"/>
        </w:r>
        <w:r w:rsidR="00D652BC">
          <w:rPr>
            <w:noProof/>
            <w:webHidden/>
          </w:rPr>
          <w:t>15</w:t>
        </w:r>
        <w:r w:rsidR="00D652BC">
          <w:rPr>
            <w:noProof/>
            <w:webHidden/>
          </w:rPr>
          <w:fldChar w:fldCharType="end"/>
        </w:r>
      </w:hyperlink>
    </w:p>
    <w:p w14:paraId="46C34D97" w14:textId="2DF4637C"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28" w:history="1">
        <w:r w:rsidR="00D652BC" w:rsidRPr="00003C20">
          <w:rPr>
            <w:rStyle w:val="Siuktni"/>
            <w:noProof/>
          </w:rPr>
          <w:t>Figure 7</w:t>
        </w:r>
        <w:r w:rsidR="00D652BC" w:rsidRPr="00003C20">
          <w:rPr>
            <w:rStyle w:val="Siuktni"/>
            <w:noProof/>
            <w:lang w:val="vi-VN"/>
          </w:rPr>
          <w:t>: module USB to TTL CH340</w:t>
        </w:r>
        <w:r w:rsidR="00D652BC">
          <w:rPr>
            <w:noProof/>
            <w:webHidden/>
          </w:rPr>
          <w:tab/>
        </w:r>
        <w:r w:rsidR="00D652BC">
          <w:rPr>
            <w:noProof/>
            <w:webHidden/>
          </w:rPr>
          <w:fldChar w:fldCharType="begin"/>
        </w:r>
        <w:r w:rsidR="00D652BC">
          <w:rPr>
            <w:noProof/>
            <w:webHidden/>
          </w:rPr>
          <w:instrText xml:space="preserve"> PAGEREF _Toc129383128 \h </w:instrText>
        </w:r>
        <w:r w:rsidR="00D652BC">
          <w:rPr>
            <w:noProof/>
            <w:webHidden/>
          </w:rPr>
        </w:r>
        <w:r w:rsidR="00D652BC">
          <w:rPr>
            <w:noProof/>
            <w:webHidden/>
          </w:rPr>
          <w:fldChar w:fldCharType="separate"/>
        </w:r>
        <w:r w:rsidR="00D652BC">
          <w:rPr>
            <w:noProof/>
            <w:webHidden/>
          </w:rPr>
          <w:t>16</w:t>
        </w:r>
        <w:r w:rsidR="00D652BC">
          <w:rPr>
            <w:noProof/>
            <w:webHidden/>
          </w:rPr>
          <w:fldChar w:fldCharType="end"/>
        </w:r>
      </w:hyperlink>
    </w:p>
    <w:p w14:paraId="4D8468AE" w14:textId="1108FDF8"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29" w:history="1">
        <w:r w:rsidR="00D652BC" w:rsidRPr="00003C20">
          <w:rPr>
            <w:rStyle w:val="Siuktni"/>
            <w:noProof/>
          </w:rPr>
          <w:t>Figure 8</w:t>
        </w:r>
        <w:r w:rsidR="00D652BC" w:rsidRPr="00003C20">
          <w:rPr>
            <w:rStyle w:val="Siuktni"/>
            <w:noProof/>
            <w:lang w:val="vi-VN"/>
          </w:rPr>
          <w:t>: sơ đồ nối dây giao thức UART</w:t>
        </w:r>
        <w:r w:rsidR="00D652BC">
          <w:rPr>
            <w:noProof/>
            <w:webHidden/>
          </w:rPr>
          <w:tab/>
        </w:r>
        <w:r w:rsidR="00D652BC">
          <w:rPr>
            <w:noProof/>
            <w:webHidden/>
          </w:rPr>
          <w:fldChar w:fldCharType="begin"/>
        </w:r>
        <w:r w:rsidR="00D652BC">
          <w:rPr>
            <w:noProof/>
            <w:webHidden/>
          </w:rPr>
          <w:instrText xml:space="preserve"> PAGEREF _Toc129383129 \h </w:instrText>
        </w:r>
        <w:r w:rsidR="00D652BC">
          <w:rPr>
            <w:noProof/>
            <w:webHidden/>
          </w:rPr>
        </w:r>
        <w:r w:rsidR="00D652BC">
          <w:rPr>
            <w:noProof/>
            <w:webHidden/>
          </w:rPr>
          <w:fldChar w:fldCharType="separate"/>
        </w:r>
        <w:r w:rsidR="00D652BC">
          <w:rPr>
            <w:noProof/>
            <w:webHidden/>
          </w:rPr>
          <w:t>17</w:t>
        </w:r>
        <w:r w:rsidR="00D652BC">
          <w:rPr>
            <w:noProof/>
            <w:webHidden/>
          </w:rPr>
          <w:fldChar w:fldCharType="end"/>
        </w:r>
      </w:hyperlink>
    </w:p>
    <w:p w14:paraId="6BB0B858" w14:textId="1E2BF2BA"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0" w:history="1">
        <w:r w:rsidR="00D652BC" w:rsidRPr="00003C20">
          <w:rPr>
            <w:rStyle w:val="Siuktni"/>
            <w:noProof/>
          </w:rPr>
          <w:t>Figure 9</w:t>
        </w:r>
        <w:r w:rsidR="00D652BC" w:rsidRPr="00003C20">
          <w:rPr>
            <w:rStyle w:val="Siuktni"/>
            <w:noProof/>
            <w:lang w:val="vi-VN"/>
          </w:rPr>
          <w:t>: định dạng gói tin của giao thức UART</w:t>
        </w:r>
        <w:r w:rsidR="00D652BC">
          <w:rPr>
            <w:noProof/>
            <w:webHidden/>
          </w:rPr>
          <w:tab/>
        </w:r>
        <w:r w:rsidR="00D652BC">
          <w:rPr>
            <w:noProof/>
            <w:webHidden/>
          </w:rPr>
          <w:fldChar w:fldCharType="begin"/>
        </w:r>
        <w:r w:rsidR="00D652BC">
          <w:rPr>
            <w:noProof/>
            <w:webHidden/>
          </w:rPr>
          <w:instrText xml:space="preserve"> PAGEREF _Toc129383130 \h </w:instrText>
        </w:r>
        <w:r w:rsidR="00D652BC">
          <w:rPr>
            <w:noProof/>
            <w:webHidden/>
          </w:rPr>
        </w:r>
        <w:r w:rsidR="00D652BC">
          <w:rPr>
            <w:noProof/>
            <w:webHidden/>
          </w:rPr>
          <w:fldChar w:fldCharType="separate"/>
        </w:r>
        <w:r w:rsidR="00D652BC">
          <w:rPr>
            <w:noProof/>
            <w:webHidden/>
          </w:rPr>
          <w:t>18</w:t>
        </w:r>
        <w:r w:rsidR="00D652BC">
          <w:rPr>
            <w:noProof/>
            <w:webHidden/>
          </w:rPr>
          <w:fldChar w:fldCharType="end"/>
        </w:r>
      </w:hyperlink>
    </w:p>
    <w:p w14:paraId="759CFFB4" w14:textId="128CC259"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1" w:history="1">
        <w:r w:rsidR="00D652BC" w:rsidRPr="00003C20">
          <w:rPr>
            <w:rStyle w:val="Siuktni"/>
            <w:noProof/>
          </w:rPr>
          <w:t>Figure 10</w:t>
        </w:r>
        <w:r w:rsidR="00D652BC" w:rsidRPr="00003C20">
          <w:rPr>
            <w:rStyle w:val="Siuktni"/>
            <w:noProof/>
            <w:lang w:val="vi-VN"/>
          </w:rPr>
          <w:t>: cấu trúc bên trong các chân GPIO của STM32</w:t>
        </w:r>
        <w:r w:rsidR="00D652BC">
          <w:rPr>
            <w:noProof/>
            <w:webHidden/>
          </w:rPr>
          <w:tab/>
        </w:r>
        <w:r w:rsidR="00D652BC">
          <w:rPr>
            <w:noProof/>
            <w:webHidden/>
          </w:rPr>
          <w:fldChar w:fldCharType="begin"/>
        </w:r>
        <w:r w:rsidR="00D652BC">
          <w:rPr>
            <w:noProof/>
            <w:webHidden/>
          </w:rPr>
          <w:instrText xml:space="preserve"> PAGEREF _Toc129383131 \h </w:instrText>
        </w:r>
        <w:r w:rsidR="00D652BC">
          <w:rPr>
            <w:noProof/>
            <w:webHidden/>
          </w:rPr>
        </w:r>
        <w:r w:rsidR="00D652BC">
          <w:rPr>
            <w:noProof/>
            <w:webHidden/>
          </w:rPr>
          <w:fldChar w:fldCharType="separate"/>
        </w:r>
        <w:r w:rsidR="00D652BC">
          <w:rPr>
            <w:noProof/>
            <w:webHidden/>
          </w:rPr>
          <w:t>19</w:t>
        </w:r>
        <w:r w:rsidR="00D652BC">
          <w:rPr>
            <w:noProof/>
            <w:webHidden/>
          </w:rPr>
          <w:fldChar w:fldCharType="end"/>
        </w:r>
      </w:hyperlink>
    </w:p>
    <w:p w14:paraId="230A806C" w14:textId="4FC49796"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2" w:history="1">
        <w:r w:rsidR="00D652BC" w:rsidRPr="00003C20">
          <w:rPr>
            <w:rStyle w:val="Siuktni"/>
            <w:noProof/>
          </w:rPr>
          <w:t>Figure 11</w:t>
        </w:r>
        <w:r w:rsidR="00D652BC" w:rsidRPr="00003C20">
          <w:rPr>
            <w:rStyle w:val="Siuktni"/>
            <w:noProof/>
            <w:lang w:val="vi-VN"/>
          </w:rPr>
          <w:t>: cấu trúc tín hiệu của các chân ngắt ngoài</w:t>
        </w:r>
        <w:r w:rsidR="00D652BC">
          <w:rPr>
            <w:noProof/>
            <w:webHidden/>
          </w:rPr>
          <w:tab/>
        </w:r>
        <w:r w:rsidR="00D652BC">
          <w:rPr>
            <w:noProof/>
            <w:webHidden/>
          </w:rPr>
          <w:fldChar w:fldCharType="begin"/>
        </w:r>
        <w:r w:rsidR="00D652BC">
          <w:rPr>
            <w:noProof/>
            <w:webHidden/>
          </w:rPr>
          <w:instrText xml:space="preserve"> PAGEREF _Toc129383132 \h </w:instrText>
        </w:r>
        <w:r w:rsidR="00D652BC">
          <w:rPr>
            <w:noProof/>
            <w:webHidden/>
          </w:rPr>
        </w:r>
        <w:r w:rsidR="00D652BC">
          <w:rPr>
            <w:noProof/>
            <w:webHidden/>
          </w:rPr>
          <w:fldChar w:fldCharType="separate"/>
        </w:r>
        <w:r w:rsidR="00D652BC">
          <w:rPr>
            <w:noProof/>
            <w:webHidden/>
          </w:rPr>
          <w:t>21</w:t>
        </w:r>
        <w:r w:rsidR="00D652BC">
          <w:rPr>
            <w:noProof/>
            <w:webHidden/>
          </w:rPr>
          <w:fldChar w:fldCharType="end"/>
        </w:r>
      </w:hyperlink>
    </w:p>
    <w:p w14:paraId="64ED7597" w14:textId="1CBEC584"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3" w:history="1">
        <w:r w:rsidR="00D652BC" w:rsidRPr="00003C20">
          <w:rPr>
            <w:rStyle w:val="Siuktni"/>
            <w:noProof/>
          </w:rPr>
          <w:t>Figure 12</w:t>
        </w:r>
        <w:r w:rsidR="00D652BC" w:rsidRPr="00003C20">
          <w:rPr>
            <w:rStyle w:val="Siuktni"/>
            <w:noProof/>
            <w:lang w:val="vi-VN"/>
          </w:rPr>
          <w:t>: sơ đồ nguyên lý của dự án</w:t>
        </w:r>
        <w:r w:rsidR="00D652BC">
          <w:rPr>
            <w:noProof/>
            <w:webHidden/>
          </w:rPr>
          <w:tab/>
        </w:r>
        <w:r w:rsidR="00D652BC">
          <w:rPr>
            <w:noProof/>
            <w:webHidden/>
          </w:rPr>
          <w:fldChar w:fldCharType="begin"/>
        </w:r>
        <w:r w:rsidR="00D652BC">
          <w:rPr>
            <w:noProof/>
            <w:webHidden/>
          </w:rPr>
          <w:instrText xml:space="preserve"> PAGEREF _Toc129383133 \h </w:instrText>
        </w:r>
        <w:r w:rsidR="00D652BC">
          <w:rPr>
            <w:noProof/>
            <w:webHidden/>
          </w:rPr>
        </w:r>
        <w:r w:rsidR="00D652BC">
          <w:rPr>
            <w:noProof/>
            <w:webHidden/>
          </w:rPr>
          <w:fldChar w:fldCharType="separate"/>
        </w:r>
        <w:r w:rsidR="00D652BC">
          <w:rPr>
            <w:noProof/>
            <w:webHidden/>
          </w:rPr>
          <w:t>22</w:t>
        </w:r>
        <w:r w:rsidR="00D652BC">
          <w:rPr>
            <w:noProof/>
            <w:webHidden/>
          </w:rPr>
          <w:fldChar w:fldCharType="end"/>
        </w:r>
      </w:hyperlink>
    </w:p>
    <w:p w14:paraId="04C51134" w14:textId="7C515DA6"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4" w:history="1">
        <w:r w:rsidR="00D652BC" w:rsidRPr="00003C20">
          <w:rPr>
            <w:rStyle w:val="Siuktni"/>
            <w:noProof/>
          </w:rPr>
          <w:t>Figure 13</w:t>
        </w:r>
        <w:r w:rsidR="00D652BC" w:rsidRPr="00003C20">
          <w:rPr>
            <w:rStyle w:val="Siuktni"/>
            <w:noProof/>
            <w:lang w:val="vi-VN"/>
          </w:rPr>
          <w:t>: sơ đồ ghép nối các module phần cứng</w:t>
        </w:r>
        <w:r w:rsidR="00D652BC">
          <w:rPr>
            <w:noProof/>
            <w:webHidden/>
          </w:rPr>
          <w:tab/>
        </w:r>
        <w:r w:rsidR="00D652BC">
          <w:rPr>
            <w:noProof/>
            <w:webHidden/>
          </w:rPr>
          <w:fldChar w:fldCharType="begin"/>
        </w:r>
        <w:r w:rsidR="00D652BC">
          <w:rPr>
            <w:noProof/>
            <w:webHidden/>
          </w:rPr>
          <w:instrText xml:space="preserve"> PAGEREF _Toc129383134 \h </w:instrText>
        </w:r>
        <w:r w:rsidR="00D652BC">
          <w:rPr>
            <w:noProof/>
            <w:webHidden/>
          </w:rPr>
        </w:r>
        <w:r w:rsidR="00D652BC">
          <w:rPr>
            <w:noProof/>
            <w:webHidden/>
          </w:rPr>
          <w:fldChar w:fldCharType="separate"/>
        </w:r>
        <w:r w:rsidR="00D652BC">
          <w:rPr>
            <w:noProof/>
            <w:webHidden/>
          </w:rPr>
          <w:t>23</w:t>
        </w:r>
        <w:r w:rsidR="00D652BC">
          <w:rPr>
            <w:noProof/>
            <w:webHidden/>
          </w:rPr>
          <w:fldChar w:fldCharType="end"/>
        </w:r>
      </w:hyperlink>
    </w:p>
    <w:p w14:paraId="1731A839" w14:textId="49E5B2AA"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5" w:history="1">
        <w:r w:rsidR="00D652BC" w:rsidRPr="00003C20">
          <w:rPr>
            <w:rStyle w:val="Siuktni"/>
            <w:noProof/>
          </w:rPr>
          <w:t>Figure 14</w:t>
        </w:r>
        <w:r w:rsidR="00D652BC" w:rsidRPr="00003C20">
          <w:rPr>
            <w:rStyle w:val="Siuktni"/>
            <w:noProof/>
            <w:lang w:val="vi-VN"/>
          </w:rPr>
          <w:t>: Giao tiếp giữa STM32 với các module phần cứng</w:t>
        </w:r>
        <w:r w:rsidR="00D652BC">
          <w:rPr>
            <w:noProof/>
            <w:webHidden/>
          </w:rPr>
          <w:tab/>
        </w:r>
        <w:r w:rsidR="00D652BC">
          <w:rPr>
            <w:noProof/>
            <w:webHidden/>
          </w:rPr>
          <w:fldChar w:fldCharType="begin"/>
        </w:r>
        <w:r w:rsidR="00D652BC">
          <w:rPr>
            <w:noProof/>
            <w:webHidden/>
          </w:rPr>
          <w:instrText xml:space="preserve"> PAGEREF _Toc129383135 \h </w:instrText>
        </w:r>
        <w:r w:rsidR="00D652BC">
          <w:rPr>
            <w:noProof/>
            <w:webHidden/>
          </w:rPr>
        </w:r>
        <w:r w:rsidR="00D652BC">
          <w:rPr>
            <w:noProof/>
            <w:webHidden/>
          </w:rPr>
          <w:fldChar w:fldCharType="separate"/>
        </w:r>
        <w:r w:rsidR="00D652BC">
          <w:rPr>
            <w:noProof/>
            <w:webHidden/>
          </w:rPr>
          <w:t>23</w:t>
        </w:r>
        <w:r w:rsidR="00D652BC">
          <w:rPr>
            <w:noProof/>
            <w:webHidden/>
          </w:rPr>
          <w:fldChar w:fldCharType="end"/>
        </w:r>
      </w:hyperlink>
    </w:p>
    <w:p w14:paraId="670F4C40" w14:textId="49B23AE9"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6" w:history="1">
        <w:r w:rsidR="00D652BC" w:rsidRPr="00003C20">
          <w:rPr>
            <w:rStyle w:val="Siuktni"/>
            <w:noProof/>
          </w:rPr>
          <w:t>Figure 15</w:t>
        </w:r>
        <w:r w:rsidR="00D652BC" w:rsidRPr="00003C20">
          <w:rPr>
            <w:rStyle w:val="Siuktni"/>
            <w:noProof/>
            <w:lang w:val="vi-VN"/>
          </w:rPr>
          <w:t>: lưu đồ thuật toán giao tiếp giữa STM32 với DHT11</w:t>
        </w:r>
        <w:r w:rsidR="00D652BC">
          <w:rPr>
            <w:noProof/>
            <w:webHidden/>
          </w:rPr>
          <w:tab/>
        </w:r>
        <w:r w:rsidR="00D652BC">
          <w:rPr>
            <w:noProof/>
            <w:webHidden/>
          </w:rPr>
          <w:fldChar w:fldCharType="begin"/>
        </w:r>
        <w:r w:rsidR="00D652BC">
          <w:rPr>
            <w:noProof/>
            <w:webHidden/>
          </w:rPr>
          <w:instrText xml:space="preserve"> PAGEREF _Toc129383136 \h </w:instrText>
        </w:r>
        <w:r w:rsidR="00D652BC">
          <w:rPr>
            <w:noProof/>
            <w:webHidden/>
          </w:rPr>
        </w:r>
        <w:r w:rsidR="00D652BC">
          <w:rPr>
            <w:noProof/>
            <w:webHidden/>
          </w:rPr>
          <w:fldChar w:fldCharType="separate"/>
        </w:r>
        <w:r w:rsidR="00D652BC">
          <w:rPr>
            <w:noProof/>
            <w:webHidden/>
          </w:rPr>
          <w:t>24</w:t>
        </w:r>
        <w:r w:rsidR="00D652BC">
          <w:rPr>
            <w:noProof/>
            <w:webHidden/>
          </w:rPr>
          <w:fldChar w:fldCharType="end"/>
        </w:r>
      </w:hyperlink>
    </w:p>
    <w:p w14:paraId="50ED2045" w14:textId="0FD76EBB"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7" w:history="1">
        <w:r w:rsidR="00D652BC" w:rsidRPr="00003C20">
          <w:rPr>
            <w:rStyle w:val="Siuktni"/>
            <w:noProof/>
          </w:rPr>
          <w:t>Figure 16</w:t>
        </w:r>
        <w:r w:rsidR="00D652BC" w:rsidRPr="00003C20">
          <w:rPr>
            <w:rStyle w:val="Siuktni"/>
            <w:noProof/>
            <w:lang w:val="vi-VN"/>
          </w:rPr>
          <w:t>: lưu đồ thuật toán giao tiếp giữa STM32 với HC-SR04</w:t>
        </w:r>
        <w:r w:rsidR="00D652BC">
          <w:rPr>
            <w:noProof/>
            <w:webHidden/>
          </w:rPr>
          <w:tab/>
        </w:r>
        <w:r w:rsidR="00D652BC">
          <w:rPr>
            <w:noProof/>
            <w:webHidden/>
          </w:rPr>
          <w:fldChar w:fldCharType="begin"/>
        </w:r>
        <w:r w:rsidR="00D652BC">
          <w:rPr>
            <w:noProof/>
            <w:webHidden/>
          </w:rPr>
          <w:instrText xml:space="preserve"> PAGEREF _Toc129383137 \h </w:instrText>
        </w:r>
        <w:r w:rsidR="00D652BC">
          <w:rPr>
            <w:noProof/>
            <w:webHidden/>
          </w:rPr>
        </w:r>
        <w:r w:rsidR="00D652BC">
          <w:rPr>
            <w:noProof/>
            <w:webHidden/>
          </w:rPr>
          <w:fldChar w:fldCharType="separate"/>
        </w:r>
        <w:r w:rsidR="00D652BC">
          <w:rPr>
            <w:noProof/>
            <w:webHidden/>
          </w:rPr>
          <w:t>25</w:t>
        </w:r>
        <w:r w:rsidR="00D652BC">
          <w:rPr>
            <w:noProof/>
            <w:webHidden/>
          </w:rPr>
          <w:fldChar w:fldCharType="end"/>
        </w:r>
      </w:hyperlink>
    </w:p>
    <w:p w14:paraId="33FBDBEC" w14:textId="1691C6B0"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8" w:history="1">
        <w:r w:rsidR="00D652BC" w:rsidRPr="00003C20">
          <w:rPr>
            <w:rStyle w:val="Siuktni"/>
            <w:noProof/>
          </w:rPr>
          <w:t>Figure 17</w:t>
        </w:r>
        <w:r w:rsidR="00D652BC" w:rsidRPr="00003C20">
          <w:rPr>
            <w:rStyle w:val="Siuktni"/>
            <w:noProof/>
            <w:lang w:val="vi-VN"/>
          </w:rPr>
          <w:t>: lưu đồ thuật toán giao tiếp giữa STM32 với LCD1602</w:t>
        </w:r>
        <w:r w:rsidR="00D652BC">
          <w:rPr>
            <w:noProof/>
            <w:webHidden/>
          </w:rPr>
          <w:tab/>
        </w:r>
        <w:r w:rsidR="00D652BC">
          <w:rPr>
            <w:noProof/>
            <w:webHidden/>
          </w:rPr>
          <w:fldChar w:fldCharType="begin"/>
        </w:r>
        <w:r w:rsidR="00D652BC">
          <w:rPr>
            <w:noProof/>
            <w:webHidden/>
          </w:rPr>
          <w:instrText xml:space="preserve"> PAGEREF _Toc129383138 \h </w:instrText>
        </w:r>
        <w:r w:rsidR="00D652BC">
          <w:rPr>
            <w:noProof/>
            <w:webHidden/>
          </w:rPr>
        </w:r>
        <w:r w:rsidR="00D652BC">
          <w:rPr>
            <w:noProof/>
            <w:webHidden/>
          </w:rPr>
          <w:fldChar w:fldCharType="separate"/>
        </w:r>
        <w:r w:rsidR="00D652BC">
          <w:rPr>
            <w:noProof/>
            <w:webHidden/>
          </w:rPr>
          <w:t>26</w:t>
        </w:r>
        <w:r w:rsidR="00D652BC">
          <w:rPr>
            <w:noProof/>
            <w:webHidden/>
          </w:rPr>
          <w:fldChar w:fldCharType="end"/>
        </w:r>
      </w:hyperlink>
    </w:p>
    <w:p w14:paraId="6030B2F1" w14:textId="6A754704"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39" w:history="1">
        <w:r w:rsidR="00D652BC" w:rsidRPr="00003C20">
          <w:rPr>
            <w:rStyle w:val="Siuktni"/>
            <w:noProof/>
          </w:rPr>
          <w:t>Figure 18</w:t>
        </w:r>
        <w:r w:rsidR="00D652BC" w:rsidRPr="00003C20">
          <w:rPr>
            <w:rStyle w:val="Siuktni"/>
            <w:noProof/>
            <w:lang w:val="vi-VN"/>
          </w:rPr>
          <w:t>: lập lịch cho các task ở chế độ đa nhiệm</w:t>
        </w:r>
        <w:r w:rsidR="00D652BC">
          <w:rPr>
            <w:noProof/>
            <w:webHidden/>
          </w:rPr>
          <w:tab/>
        </w:r>
        <w:r w:rsidR="00D652BC">
          <w:rPr>
            <w:noProof/>
            <w:webHidden/>
          </w:rPr>
          <w:fldChar w:fldCharType="begin"/>
        </w:r>
        <w:r w:rsidR="00D652BC">
          <w:rPr>
            <w:noProof/>
            <w:webHidden/>
          </w:rPr>
          <w:instrText xml:space="preserve"> PAGEREF _Toc129383139 \h </w:instrText>
        </w:r>
        <w:r w:rsidR="00D652BC">
          <w:rPr>
            <w:noProof/>
            <w:webHidden/>
          </w:rPr>
        </w:r>
        <w:r w:rsidR="00D652BC">
          <w:rPr>
            <w:noProof/>
            <w:webHidden/>
          </w:rPr>
          <w:fldChar w:fldCharType="separate"/>
        </w:r>
        <w:r w:rsidR="00D652BC">
          <w:rPr>
            <w:noProof/>
            <w:webHidden/>
          </w:rPr>
          <w:t>28</w:t>
        </w:r>
        <w:r w:rsidR="00D652BC">
          <w:rPr>
            <w:noProof/>
            <w:webHidden/>
          </w:rPr>
          <w:fldChar w:fldCharType="end"/>
        </w:r>
      </w:hyperlink>
    </w:p>
    <w:p w14:paraId="474DA8F5" w14:textId="08A8A2B1"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40" w:history="1">
        <w:r w:rsidR="00D652BC" w:rsidRPr="00003C20">
          <w:rPr>
            <w:rStyle w:val="Siuktni"/>
            <w:noProof/>
          </w:rPr>
          <w:t>Figure 19</w:t>
        </w:r>
        <w:r w:rsidR="00D652BC" w:rsidRPr="00003C20">
          <w:rPr>
            <w:rStyle w:val="Siuktni"/>
            <w:noProof/>
            <w:lang w:val="vi-VN"/>
          </w:rPr>
          <w:t>: lưu đồ thuật toán chương trình ở chế độ đa nhiệm</w:t>
        </w:r>
        <w:r w:rsidR="00D652BC">
          <w:rPr>
            <w:noProof/>
            <w:webHidden/>
          </w:rPr>
          <w:tab/>
        </w:r>
        <w:r w:rsidR="00D652BC">
          <w:rPr>
            <w:noProof/>
            <w:webHidden/>
          </w:rPr>
          <w:fldChar w:fldCharType="begin"/>
        </w:r>
        <w:r w:rsidR="00D652BC">
          <w:rPr>
            <w:noProof/>
            <w:webHidden/>
          </w:rPr>
          <w:instrText xml:space="preserve"> PAGEREF _Toc129383140 \h </w:instrText>
        </w:r>
        <w:r w:rsidR="00D652BC">
          <w:rPr>
            <w:noProof/>
            <w:webHidden/>
          </w:rPr>
        </w:r>
        <w:r w:rsidR="00D652BC">
          <w:rPr>
            <w:noProof/>
            <w:webHidden/>
          </w:rPr>
          <w:fldChar w:fldCharType="separate"/>
        </w:r>
        <w:r w:rsidR="00D652BC">
          <w:rPr>
            <w:noProof/>
            <w:webHidden/>
          </w:rPr>
          <w:t>31</w:t>
        </w:r>
        <w:r w:rsidR="00D652BC">
          <w:rPr>
            <w:noProof/>
            <w:webHidden/>
          </w:rPr>
          <w:fldChar w:fldCharType="end"/>
        </w:r>
      </w:hyperlink>
    </w:p>
    <w:p w14:paraId="09579DF1" w14:textId="56511FAF"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41" w:history="1">
        <w:r w:rsidR="00D652BC" w:rsidRPr="00003C20">
          <w:rPr>
            <w:rStyle w:val="Siuktni"/>
            <w:noProof/>
          </w:rPr>
          <w:t>Figure 20</w:t>
        </w:r>
        <w:r w:rsidR="00D652BC" w:rsidRPr="00003C20">
          <w:rPr>
            <w:rStyle w:val="Siuktni"/>
            <w:noProof/>
            <w:lang w:val="vi-VN"/>
          </w:rPr>
          <w:t>: kết quả chạy ở chế độ debug</w:t>
        </w:r>
        <w:r w:rsidR="00D652BC">
          <w:rPr>
            <w:noProof/>
            <w:webHidden/>
          </w:rPr>
          <w:tab/>
        </w:r>
        <w:r w:rsidR="00D652BC">
          <w:rPr>
            <w:noProof/>
            <w:webHidden/>
          </w:rPr>
          <w:fldChar w:fldCharType="begin"/>
        </w:r>
        <w:r w:rsidR="00D652BC">
          <w:rPr>
            <w:noProof/>
            <w:webHidden/>
          </w:rPr>
          <w:instrText xml:space="preserve"> PAGEREF _Toc129383141 \h </w:instrText>
        </w:r>
        <w:r w:rsidR="00D652BC">
          <w:rPr>
            <w:noProof/>
            <w:webHidden/>
          </w:rPr>
        </w:r>
        <w:r w:rsidR="00D652BC">
          <w:rPr>
            <w:noProof/>
            <w:webHidden/>
          </w:rPr>
          <w:fldChar w:fldCharType="separate"/>
        </w:r>
        <w:r w:rsidR="00D652BC">
          <w:rPr>
            <w:noProof/>
            <w:webHidden/>
          </w:rPr>
          <w:t>32</w:t>
        </w:r>
        <w:r w:rsidR="00D652BC">
          <w:rPr>
            <w:noProof/>
            <w:webHidden/>
          </w:rPr>
          <w:fldChar w:fldCharType="end"/>
        </w:r>
      </w:hyperlink>
    </w:p>
    <w:p w14:paraId="0152DF5A" w14:textId="4AE497C4"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42" w:history="1">
        <w:r w:rsidR="00D652BC" w:rsidRPr="00003C20">
          <w:rPr>
            <w:rStyle w:val="Siuktni"/>
            <w:noProof/>
          </w:rPr>
          <w:t>Figure 21</w:t>
        </w:r>
        <w:r w:rsidR="00D652BC" w:rsidRPr="00003C20">
          <w:rPr>
            <w:rStyle w:val="Siuktni"/>
            <w:noProof/>
            <w:lang w:val="vi-VN"/>
          </w:rPr>
          <w:t>: kết quả truyền lên phần mềm hercules trên máy tính</w:t>
        </w:r>
        <w:r w:rsidR="00D652BC">
          <w:rPr>
            <w:noProof/>
            <w:webHidden/>
          </w:rPr>
          <w:tab/>
        </w:r>
        <w:r w:rsidR="00D652BC">
          <w:rPr>
            <w:noProof/>
            <w:webHidden/>
          </w:rPr>
          <w:fldChar w:fldCharType="begin"/>
        </w:r>
        <w:r w:rsidR="00D652BC">
          <w:rPr>
            <w:noProof/>
            <w:webHidden/>
          </w:rPr>
          <w:instrText xml:space="preserve"> PAGEREF _Toc129383142 \h </w:instrText>
        </w:r>
        <w:r w:rsidR="00D652BC">
          <w:rPr>
            <w:noProof/>
            <w:webHidden/>
          </w:rPr>
        </w:r>
        <w:r w:rsidR="00D652BC">
          <w:rPr>
            <w:noProof/>
            <w:webHidden/>
          </w:rPr>
          <w:fldChar w:fldCharType="separate"/>
        </w:r>
        <w:r w:rsidR="00D652BC">
          <w:rPr>
            <w:noProof/>
            <w:webHidden/>
          </w:rPr>
          <w:t>32</w:t>
        </w:r>
        <w:r w:rsidR="00D652BC">
          <w:rPr>
            <w:noProof/>
            <w:webHidden/>
          </w:rPr>
          <w:fldChar w:fldCharType="end"/>
        </w:r>
      </w:hyperlink>
    </w:p>
    <w:p w14:paraId="634F2708" w14:textId="7A767803" w:rsidR="00D652BC" w:rsidRDefault="005832C4">
      <w:pPr>
        <w:pStyle w:val="Banghinhminhhoa"/>
        <w:tabs>
          <w:tab w:val="right" w:leader="dot" w:pos="9350"/>
        </w:tabs>
        <w:rPr>
          <w:rFonts w:asciiTheme="minorHAnsi" w:eastAsiaTheme="minorEastAsia" w:hAnsiTheme="minorHAnsi" w:cstheme="minorBidi"/>
          <w:noProof/>
          <w:sz w:val="22"/>
        </w:rPr>
      </w:pPr>
      <w:hyperlink w:anchor="_Toc129383143" w:history="1">
        <w:r w:rsidR="00D652BC" w:rsidRPr="00003C20">
          <w:rPr>
            <w:rStyle w:val="Siuktni"/>
            <w:noProof/>
          </w:rPr>
          <w:t>Figure 22</w:t>
        </w:r>
        <w:r w:rsidR="00D652BC" w:rsidRPr="00003C20">
          <w:rPr>
            <w:rStyle w:val="Siuktni"/>
            <w:noProof/>
            <w:lang w:val="vi-VN"/>
          </w:rPr>
          <w:t>: hình ảnh mạch thực tế</w:t>
        </w:r>
        <w:r w:rsidR="00D652BC">
          <w:rPr>
            <w:noProof/>
            <w:webHidden/>
          </w:rPr>
          <w:tab/>
        </w:r>
        <w:r w:rsidR="00D652BC">
          <w:rPr>
            <w:noProof/>
            <w:webHidden/>
          </w:rPr>
          <w:fldChar w:fldCharType="begin"/>
        </w:r>
        <w:r w:rsidR="00D652BC">
          <w:rPr>
            <w:noProof/>
            <w:webHidden/>
          </w:rPr>
          <w:instrText xml:space="preserve"> PAGEREF _Toc129383143 \h </w:instrText>
        </w:r>
        <w:r w:rsidR="00D652BC">
          <w:rPr>
            <w:noProof/>
            <w:webHidden/>
          </w:rPr>
        </w:r>
        <w:r w:rsidR="00D652BC">
          <w:rPr>
            <w:noProof/>
            <w:webHidden/>
          </w:rPr>
          <w:fldChar w:fldCharType="separate"/>
        </w:r>
        <w:r w:rsidR="00D652BC">
          <w:rPr>
            <w:noProof/>
            <w:webHidden/>
          </w:rPr>
          <w:t>33</w:t>
        </w:r>
        <w:r w:rsidR="00D652BC">
          <w:rPr>
            <w:noProof/>
            <w:webHidden/>
          </w:rPr>
          <w:fldChar w:fldCharType="end"/>
        </w:r>
      </w:hyperlink>
    </w:p>
    <w:p w14:paraId="1C8267CA" w14:textId="3FD5EABB" w:rsidR="0021413B" w:rsidRPr="000A1E91" w:rsidRDefault="00D652BC" w:rsidP="00794B9A">
      <w:pPr>
        <w:spacing w:before="0" w:after="160" w:line="259" w:lineRule="auto"/>
        <w:ind w:firstLine="0"/>
        <w:rPr>
          <w:szCs w:val="28"/>
          <w:lang w:val="en-GB"/>
        </w:rPr>
      </w:pPr>
      <w:r>
        <w:rPr>
          <w:szCs w:val="28"/>
          <w:lang w:val="en-GB"/>
        </w:rPr>
        <w:fldChar w:fldCharType="end"/>
      </w:r>
      <w:r w:rsidR="0021413B" w:rsidRPr="000A1E91">
        <w:rPr>
          <w:szCs w:val="28"/>
          <w:lang w:val="en-GB"/>
        </w:rPr>
        <w:br w:type="page"/>
      </w:r>
    </w:p>
    <w:p w14:paraId="0BCEBF6A" w14:textId="7513C20D" w:rsidR="00F025C9" w:rsidRPr="00D652BC" w:rsidRDefault="0021413B" w:rsidP="00D652BC">
      <w:pPr>
        <w:pStyle w:val="u1"/>
        <w:rPr>
          <w:sz w:val="36"/>
          <w:szCs w:val="36"/>
          <w:lang w:val="en-GB"/>
        </w:rPr>
      </w:pPr>
      <w:bookmarkStart w:id="3" w:name="_Toc129383626"/>
      <w:bookmarkStart w:id="4" w:name="_Toc129383978"/>
      <w:r w:rsidRPr="00D652BC">
        <w:rPr>
          <w:sz w:val="36"/>
          <w:szCs w:val="36"/>
          <w:lang w:val="en-GB"/>
        </w:rPr>
        <w:t xml:space="preserve">Chương 1: </w:t>
      </w:r>
      <w:r w:rsidR="00D652BC">
        <w:rPr>
          <w:sz w:val="36"/>
          <w:szCs w:val="36"/>
          <w:lang w:val="en-GB"/>
        </w:rPr>
        <w:t>X</w:t>
      </w:r>
      <w:r w:rsidRPr="00D652BC">
        <w:rPr>
          <w:sz w:val="36"/>
          <w:szCs w:val="36"/>
          <w:lang w:val="en-GB"/>
        </w:rPr>
        <w:t>ác định yêu cầu</w:t>
      </w:r>
      <w:bookmarkEnd w:id="3"/>
      <w:bookmarkEnd w:id="4"/>
    </w:p>
    <w:p w14:paraId="6F6DA598" w14:textId="05578380" w:rsidR="0021413B" w:rsidRDefault="0021413B" w:rsidP="00D652BC">
      <w:pPr>
        <w:pStyle w:val="oancuaDanhsach"/>
        <w:numPr>
          <w:ilvl w:val="1"/>
          <w:numId w:val="1"/>
        </w:numPr>
        <w:outlineLvl w:val="1"/>
        <w:rPr>
          <w:szCs w:val="28"/>
          <w:lang w:val="en-GB"/>
        </w:rPr>
      </w:pPr>
      <w:bookmarkStart w:id="5" w:name="_Toc129383627"/>
      <w:bookmarkStart w:id="6" w:name="_Toc129383979"/>
      <w:r w:rsidRPr="000A1E91">
        <w:rPr>
          <w:szCs w:val="28"/>
          <w:lang w:val="en-GB"/>
        </w:rPr>
        <w:t>Phân tích yêu cầu</w:t>
      </w:r>
      <w:bookmarkEnd w:id="5"/>
      <w:bookmarkEnd w:id="6"/>
    </w:p>
    <w:p w14:paraId="51867211" w14:textId="32641387" w:rsidR="00A42AF4" w:rsidRPr="00A42AF4" w:rsidRDefault="00A42AF4" w:rsidP="00A42AF4">
      <w:pPr>
        <w:ind w:left="340" w:firstLine="0"/>
        <w:jc w:val="center"/>
        <w:rPr>
          <w:szCs w:val="28"/>
          <w:lang w:val="vi-VN"/>
        </w:rPr>
      </w:pPr>
      <w:r>
        <w:rPr>
          <w:szCs w:val="28"/>
          <w:lang w:val="en-GB"/>
        </w:rPr>
        <w:t>Bảng</w:t>
      </w:r>
      <w:r>
        <w:rPr>
          <w:szCs w:val="28"/>
          <w:lang w:val="vi-VN"/>
        </w:rPr>
        <w:t xml:space="preserve"> 1: yêu cầu dự án</w:t>
      </w:r>
    </w:p>
    <w:tbl>
      <w:tblPr>
        <w:tblStyle w:val="LiBang"/>
        <w:tblW w:w="0" w:type="auto"/>
        <w:tblInd w:w="340" w:type="dxa"/>
        <w:tblLook w:val="04A0" w:firstRow="1" w:lastRow="0" w:firstColumn="1" w:lastColumn="0" w:noHBand="0" w:noVBand="1"/>
      </w:tblPr>
      <w:tblGrid>
        <w:gridCol w:w="548"/>
        <w:gridCol w:w="5947"/>
        <w:gridCol w:w="2515"/>
      </w:tblGrid>
      <w:tr w:rsidR="00A42AF4" w14:paraId="71264811" w14:textId="0299FFFB" w:rsidTr="00A42AF4">
        <w:tc>
          <w:tcPr>
            <w:tcW w:w="548" w:type="dxa"/>
          </w:tcPr>
          <w:p w14:paraId="2413B423" w14:textId="1FC538C2" w:rsidR="00A42AF4" w:rsidRDefault="00A42AF4" w:rsidP="00A42AF4">
            <w:pPr>
              <w:ind w:firstLine="0"/>
              <w:jc w:val="center"/>
              <w:rPr>
                <w:szCs w:val="28"/>
                <w:lang w:val="en-GB"/>
              </w:rPr>
            </w:pPr>
            <w:r>
              <w:rPr>
                <w:szCs w:val="28"/>
                <w:lang w:val="en-GB"/>
              </w:rPr>
              <w:t>Stt</w:t>
            </w:r>
          </w:p>
        </w:tc>
        <w:tc>
          <w:tcPr>
            <w:tcW w:w="5947" w:type="dxa"/>
          </w:tcPr>
          <w:p w14:paraId="22F25D3C" w14:textId="7F9357BF" w:rsidR="00A42AF4" w:rsidRPr="00317891" w:rsidRDefault="00A42AF4" w:rsidP="00A42AF4">
            <w:pPr>
              <w:ind w:firstLine="0"/>
              <w:jc w:val="center"/>
              <w:rPr>
                <w:szCs w:val="28"/>
                <w:lang w:val="vi-VN"/>
              </w:rPr>
            </w:pPr>
            <w:r>
              <w:rPr>
                <w:szCs w:val="28"/>
                <w:lang w:val="en-GB"/>
              </w:rPr>
              <w:t>Yêu</w:t>
            </w:r>
            <w:r>
              <w:rPr>
                <w:szCs w:val="28"/>
                <w:lang w:val="vi-VN"/>
              </w:rPr>
              <w:t xml:space="preserve"> cầu</w:t>
            </w:r>
          </w:p>
        </w:tc>
        <w:tc>
          <w:tcPr>
            <w:tcW w:w="2515" w:type="dxa"/>
          </w:tcPr>
          <w:p w14:paraId="68FDF36F" w14:textId="438C3100" w:rsidR="00A42AF4" w:rsidRPr="00A42AF4" w:rsidRDefault="00A42AF4" w:rsidP="00A42AF4">
            <w:pPr>
              <w:ind w:firstLine="0"/>
              <w:jc w:val="center"/>
              <w:rPr>
                <w:szCs w:val="28"/>
                <w:lang w:val="vi-VN"/>
              </w:rPr>
            </w:pPr>
            <w:r>
              <w:rPr>
                <w:szCs w:val="28"/>
                <w:lang w:val="en-GB"/>
              </w:rPr>
              <w:t>Ghi</w:t>
            </w:r>
            <w:r>
              <w:rPr>
                <w:szCs w:val="28"/>
                <w:lang w:val="vi-VN"/>
              </w:rPr>
              <w:t xml:space="preserve"> chú</w:t>
            </w:r>
          </w:p>
        </w:tc>
      </w:tr>
      <w:tr w:rsidR="00A42AF4" w14:paraId="5D25A554" w14:textId="03578DAB" w:rsidTr="00A42AF4">
        <w:tc>
          <w:tcPr>
            <w:tcW w:w="548" w:type="dxa"/>
          </w:tcPr>
          <w:p w14:paraId="64A7A59E" w14:textId="0892F183" w:rsidR="00A42AF4" w:rsidRDefault="00A42AF4" w:rsidP="00966A67">
            <w:pPr>
              <w:ind w:firstLine="0"/>
              <w:rPr>
                <w:szCs w:val="28"/>
                <w:lang w:val="en-GB"/>
              </w:rPr>
            </w:pPr>
            <w:r>
              <w:rPr>
                <w:szCs w:val="28"/>
                <w:lang w:val="en-GB"/>
              </w:rPr>
              <w:t>1</w:t>
            </w:r>
          </w:p>
        </w:tc>
        <w:tc>
          <w:tcPr>
            <w:tcW w:w="5947" w:type="dxa"/>
          </w:tcPr>
          <w:p w14:paraId="531310B1" w14:textId="77777777" w:rsidR="00A42AF4" w:rsidRPr="00584F2C" w:rsidRDefault="00A42AF4" w:rsidP="00584F2C">
            <w:pPr>
              <w:ind w:firstLine="0"/>
              <w:rPr>
                <w:szCs w:val="28"/>
                <w:lang w:val="en-GB"/>
              </w:rPr>
            </w:pPr>
            <w:r w:rsidRPr="00584F2C">
              <w:rPr>
                <w:szCs w:val="28"/>
                <w:lang w:val="en-GB"/>
              </w:rPr>
              <w:t>Lập trình VĐK STM32 giao tiếp với cảm biến DHT11, SRF05 để hiện thị thông số đo được lên LCD 1602, và truyền thông số lên máy tính theo 2 chế độ:</w:t>
            </w:r>
          </w:p>
          <w:p w14:paraId="1D742700" w14:textId="77777777" w:rsidR="00A42AF4" w:rsidRPr="00584F2C" w:rsidRDefault="00A42AF4" w:rsidP="00584F2C">
            <w:pPr>
              <w:ind w:firstLine="0"/>
              <w:rPr>
                <w:szCs w:val="28"/>
                <w:lang w:val="en-GB"/>
              </w:rPr>
            </w:pPr>
            <w:r w:rsidRPr="00584F2C">
              <w:rPr>
                <w:szCs w:val="28"/>
                <w:lang w:val="en-GB"/>
              </w:rPr>
              <w:t>1) Theo chu kỳ, với chu kỳ cài đặt được từ máy tính và phím bấm</w:t>
            </w:r>
          </w:p>
          <w:p w14:paraId="0C08F688" w14:textId="77777777" w:rsidR="00A42AF4" w:rsidRPr="00584F2C" w:rsidRDefault="00A42AF4" w:rsidP="00584F2C">
            <w:pPr>
              <w:ind w:firstLine="0"/>
              <w:rPr>
                <w:szCs w:val="28"/>
                <w:lang w:val="en-GB"/>
              </w:rPr>
            </w:pPr>
            <w:r w:rsidRPr="00584F2C">
              <w:rPr>
                <w:szCs w:val="28"/>
                <w:lang w:val="en-GB"/>
              </w:rPr>
              <w:t>2) Theo yêu cầu từ máy tính với từng thông số</w:t>
            </w:r>
          </w:p>
          <w:p w14:paraId="0E89788A" w14:textId="4EE6767A" w:rsidR="00A42AF4" w:rsidRDefault="00A42AF4" w:rsidP="00584F2C">
            <w:pPr>
              <w:ind w:firstLine="0"/>
              <w:rPr>
                <w:szCs w:val="28"/>
                <w:lang w:val="en-GB"/>
              </w:rPr>
            </w:pPr>
            <w:r w:rsidRPr="00584F2C">
              <w:rPr>
                <w:szCs w:val="28"/>
                <w:lang w:val="en-GB"/>
              </w:rPr>
              <w:t>Lựa chọn chế độ và đặt ngưỡng cảnh báo cho từng thông số từ máy tính.</w:t>
            </w:r>
          </w:p>
        </w:tc>
        <w:tc>
          <w:tcPr>
            <w:tcW w:w="2515" w:type="dxa"/>
          </w:tcPr>
          <w:p w14:paraId="50E290DE" w14:textId="77777777" w:rsidR="00A42AF4" w:rsidRPr="00584F2C" w:rsidRDefault="00A42AF4" w:rsidP="00584F2C">
            <w:pPr>
              <w:ind w:firstLine="0"/>
              <w:rPr>
                <w:szCs w:val="28"/>
                <w:lang w:val="en-GB"/>
              </w:rPr>
            </w:pPr>
          </w:p>
        </w:tc>
      </w:tr>
      <w:tr w:rsidR="00A42AF4" w14:paraId="48F556D2" w14:textId="328A5E26" w:rsidTr="00A42AF4">
        <w:tc>
          <w:tcPr>
            <w:tcW w:w="548" w:type="dxa"/>
          </w:tcPr>
          <w:p w14:paraId="08447D9B" w14:textId="5637DA98" w:rsidR="00A42AF4" w:rsidRDefault="00A42AF4" w:rsidP="00966A67">
            <w:pPr>
              <w:ind w:firstLine="0"/>
              <w:rPr>
                <w:szCs w:val="28"/>
                <w:lang w:val="en-GB"/>
              </w:rPr>
            </w:pPr>
            <w:r>
              <w:rPr>
                <w:szCs w:val="28"/>
                <w:lang w:val="en-GB"/>
              </w:rPr>
              <w:t>2</w:t>
            </w:r>
          </w:p>
        </w:tc>
        <w:tc>
          <w:tcPr>
            <w:tcW w:w="5947" w:type="dxa"/>
          </w:tcPr>
          <w:p w14:paraId="469360F9" w14:textId="6A507E61" w:rsidR="00A42AF4" w:rsidRPr="007645AF" w:rsidRDefault="00A42AF4" w:rsidP="00966A67">
            <w:pPr>
              <w:ind w:firstLine="0"/>
              <w:rPr>
                <w:szCs w:val="28"/>
                <w:lang w:val="vi-VN"/>
              </w:rPr>
            </w:pPr>
            <w:r>
              <w:rPr>
                <w:szCs w:val="28"/>
                <w:lang w:val="en-GB"/>
              </w:rPr>
              <w:t>Lập</w:t>
            </w:r>
            <w:r>
              <w:rPr>
                <w:szCs w:val="28"/>
                <w:lang w:val="vi-VN"/>
              </w:rPr>
              <w:t xml:space="preserve"> trình đơn nhiệm</w:t>
            </w:r>
          </w:p>
        </w:tc>
        <w:tc>
          <w:tcPr>
            <w:tcW w:w="2515" w:type="dxa"/>
          </w:tcPr>
          <w:p w14:paraId="014A9AA5" w14:textId="77777777" w:rsidR="00A42AF4" w:rsidRDefault="00A42AF4" w:rsidP="00966A67">
            <w:pPr>
              <w:ind w:firstLine="0"/>
              <w:rPr>
                <w:szCs w:val="28"/>
                <w:lang w:val="en-GB"/>
              </w:rPr>
            </w:pPr>
          </w:p>
        </w:tc>
      </w:tr>
      <w:tr w:rsidR="00A42AF4" w14:paraId="6C2CE6E1" w14:textId="69E67913" w:rsidTr="00A42AF4">
        <w:tc>
          <w:tcPr>
            <w:tcW w:w="548" w:type="dxa"/>
          </w:tcPr>
          <w:p w14:paraId="0710911B" w14:textId="78E8CFA7" w:rsidR="00A42AF4" w:rsidRDefault="00A42AF4" w:rsidP="00966A67">
            <w:pPr>
              <w:ind w:firstLine="0"/>
              <w:rPr>
                <w:szCs w:val="28"/>
                <w:lang w:val="en-GB"/>
              </w:rPr>
            </w:pPr>
            <w:r>
              <w:rPr>
                <w:szCs w:val="28"/>
                <w:lang w:val="en-GB"/>
              </w:rPr>
              <w:t>3</w:t>
            </w:r>
          </w:p>
        </w:tc>
        <w:tc>
          <w:tcPr>
            <w:tcW w:w="5947" w:type="dxa"/>
          </w:tcPr>
          <w:p w14:paraId="219B71FB" w14:textId="6E08BBA1" w:rsidR="00A42AF4" w:rsidRPr="007645AF" w:rsidRDefault="00A42AF4" w:rsidP="00966A67">
            <w:pPr>
              <w:ind w:firstLine="0"/>
              <w:rPr>
                <w:szCs w:val="28"/>
                <w:lang w:val="vi-VN"/>
              </w:rPr>
            </w:pPr>
            <w:r>
              <w:rPr>
                <w:szCs w:val="28"/>
                <w:lang w:val="en-GB"/>
              </w:rPr>
              <w:t>Lập</w:t>
            </w:r>
            <w:r>
              <w:rPr>
                <w:szCs w:val="28"/>
                <w:lang w:val="vi-VN"/>
              </w:rPr>
              <w:t xml:space="preserve"> trình đa nhiệm</w:t>
            </w:r>
          </w:p>
        </w:tc>
        <w:tc>
          <w:tcPr>
            <w:tcW w:w="2515" w:type="dxa"/>
          </w:tcPr>
          <w:p w14:paraId="49BFAF46" w14:textId="77777777" w:rsidR="00A42AF4" w:rsidRDefault="00A42AF4" w:rsidP="00966A67">
            <w:pPr>
              <w:ind w:firstLine="0"/>
              <w:rPr>
                <w:szCs w:val="28"/>
                <w:lang w:val="en-GB"/>
              </w:rPr>
            </w:pPr>
          </w:p>
        </w:tc>
      </w:tr>
    </w:tbl>
    <w:p w14:paraId="78E38233" w14:textId="77777777" w:rsidR="0021413B" w:rsidRPr="000A1E91" w:rsidRDefault="0021413B" w:rsidP="00E473B6">
      <w:pPr>
        <w:spacing w:before="0" w:after="160" w:line="259" w:lineRule="auto"/>
        <w:ind w:firstLine="0"/>
        <w:jc w:val="left"/>
        <w:rPr>
          <w:szCs w:val="28"/>
          <w:lang w:val="en-GB"/>
        </w:rPr>
      </w:pPr>
      <w:r w:rsidRPr="000A1E91">
        <w:rPr>
          <w:szCs w:val="28"/>
          <w:lang w:val="en-GB"/>
        </w:rPr>
        <w:br w:type="page"/>
      </w:r>
    </w:p>
    <w:p w14:paraId="71F8CF41" w14:textId="1153044C" w:rsidR="00E473B6" w:rsidRDefault="00E473B6" w:rsidP="00EF6AF0">
      <w:pPr>
        <w:pStyle w:val="oancuaDanhsach"/>
        <w:jc w:val="left"/>
        <w:outlineLvl w:val="1"/>
      </w:pPr>
      <w:bookmarkStart w:id="7" w:name="_Toc129383628"/>
      <w:bookmarkStart w:id="8" w:name="_Toc129383980"/>
      <w:r>
        <w:t>1.</w:t>
      </w:r>
      <w:r w:rsidR="00F07905">
        <w:t>2</w:t>
      </w:r>
      <w:r w:rsidR="00F07905">
        <w:rPr>
          <w:lang w:val="vi-VN"/>
        </w:rPr>
        <w:t xml:space="preserve">. </w:t>
      </w:r>
      <w:r>
        <w:t xml:space="preserve"> </w:t>
      </w:r>
      <w:r w:rsidR="00EF6AF0">
        <w:t>Tổng quan chương trình:</w:t>
      </w:r>
    </w:p>
    <w:p w14:paraId="5860EA1A" w14:textId="7A0CDA57" w:rsidR="00EF6AF0" w:rsidRDefault="00EF6AF0" w:rsidP="007C1104">
      <w:pPr>
        <w:pStyle w:val="oancuaDanhsach"/>
        <w:ind w:firstLine="346"/>
      </w:pPr>
      <w:r>
        <w:t xml:space="preserve">- Đọc dữ liệu </w:t>
      </w:r>
      <w:r w:rsidR="007C1104">
        <w:t xml:space="preserve">nhiệt độ, độ ẩm </w:t>
      </w:r>
      <w:r>
        <w:t>từ cảm biến DHT và</w:t>
      </w:r>
      <w:r w:rsidR="007C1104">
        <w:t xml:space="preserve"> khoảng cách từ</w:t>
      </w:r>
      <w:r>
        <w:t xml:space="preserve"> HCSR04 hiển thị LCD,</w:t>
      </w:r>
      <w:r w:rsidR="009525F4">
        <w:t xml:space="preserve"> truyền nhận Uart lên máy tính</w:t>
      </w:r>
      <w:r w:rsidR="00180228">
        <w:t xml:space="preserve"> theo chu kì</w:t>
      </w:r>
      <w:r w:rsidR="009238B7">
        <w:t>, có Led báo ngưỡng khi dữ liệu đo được vượt quá ngưỡng cho phép.</w:t>
      </w:r>
    </w:p>
    <w:p w14:paraId="2CEF7416" w14:textId="2E4E3A3E" w:rsidR="00CD1D85" w:rsidRDefault="009525F4" w:rsidP="000D0B28">
      <w:pPr>
        <w:pStyle w:val="oancuaDanhsach"/>
        <w:ind w:firstLine="346"/>
      </w:pPr>
      <w:r>
        <w:t xml:space="preserve">- Cập nhật </w:t>
      </w:r>
      <w:r w:rsidR="00120E60">
        <w:t xml:space="preserve">command, </w:t>
      </w:r>
      <w:r>
        <w:t>ngưỡng</w:t>
      </w:r>
      <w:r w:rsidR="006220D2">
        <w:t xml:space="preserve"> </w:t>
      </w:r>
      <w:r w:rsidR="00120E60">
        <w:t xml:space="preserve">, chu kì </w:t>
      </w:r>
      <w:r w:rsidR="006220D2">
        <w:t xml:space="preserve">của từng dữ liệu </w:t>
      </w:r>
      <w:r w:rsidR="004809F1">
        <w:t>qua Uart</w:t>
      </w:r>
      <w:r w:rsidR="00CF574A">
        <w:t>.</w:t>
      </w:r>
    </w:p>
    <w:p w14:paraId="336F9C32" w14:textId="5AC2DFEE" w:rsidR="00CF574A" w:rsidRDefault="00CF574A" w:rsidP="007C1104">
      <w:pPr>
        <w:pStyle w:val="oancuaDanhsach"/>
        <w:ind w:firstLine="346"/>
        <w:rPr>
          <w:lang w:val="vi-VN"/>
        </w:rPr>
      </w:pPr>
      <w:r>
        <w:t>- Có nút nhấn để cập nhật chu kì: nhấn 1 lần gửi Uart với chu kì 1s; nhấn 2 lần gửi Uart với chu kì 2s; nhấn 3 lần gửi Uart với chu kì 3s.</w:t>
      </w:r>
      <w:r w:rsidR="00190791">
        <w:rPr>
          <w:lang w:val="vi-VN"/>
        </w:rPr>
        <w:t xml:space="preserve"> </w:t>
      </w:r>
    </w:p>
    <w:p w14:paraId="36605D93" w14:textId="77777777" w:rsidR="00190791" w:rsidRPr="00190791" w:rsidRDefault="00190791" w:rsidP="007C1104">
      <w:pPr>
        <w:pStyle w:val="oancuaDanhsach"/>
        <w:ind w:firstLine="346"/>
        <w:rPr>
          <w:lang w:val="vi-VN"/>
        </w:rPr>
      </w:pPr>
    </w:p>
    <w:p w14:paraId="31DF99A7" w14:textId="5290202A" w:rsidR="0021413B" w:rsidRPr="00D652BC" w:rsidRDefault="0021413B" w:rsidP="00D652BC">
      <w:pPr>
        <w:pStyle w:val="u1"/>
        <w:rPr>
          <w:sz w:val="36"/>
          <w:szCs w:val="36"/>
          <w:lang w:val="en-GB"/>
        </w:rPr>
      </w:pPr>
      <w:r w:rsidRPr="00D652BC">
        <w:rPr>
          <w:sz w:val="36"/>
          <w:szCs w:val="36"/>
          <w:lang w:val="en-GB"/>
        </w:rPr>
        <w:t xml:space="preserve">Chương 2: </w:t>
      </w:r>
      <w:r w:rsidR="00F95C1E" w:rsidRPr="00D652BC">
        <w:rPr>
          <w:sz w:val="36"/>
          <w:szCs w:val="36"/>
          <w:lang w:val="en-GB"/>
        </w:rPr>
        <w:t>G</w:t>
      </w:r>
      <w:r w:rsidRPr="00D652BC">
        <w:rPr>
          <w:sz w:val="36"/>
          <w:szCs w:val="36"/>
          <w:lang w:val="en-GB"/>
        </w:rPr>
        <w:t>iới thiệu phần cứng</w:t>
      </w:r>
      <w:bookmarkEnd w:id="7"/>
      <w:bookmarkEnd w:id="8"/>
    </w:p>
    <w:p w14:paraId="4974DA72" w14:textId="51DE45AB" w:rsidR="00582082" w:rsidRDefault="00D652BC" w:rsidP="00D652BC">
      <w:pPr>
        <w:pStyle w:val="u2"/>
        <w:ind w:firstLine="0"/>
        <w:rPr>
          <w:rFonts w:ascii="Times New Roman" w:hAnsi="Times New Roman" w:cs="Times New Roman"/>
          <w:color w:val="000000" w:themeColor="text1"/>
          <w:sz w:val="28"/>
          <w:szCs w:val="28"/>
          <w:lang w:val="de-DE"/>
        </w:rPr>
      </w:pPr>
      <w:bookmarkStart w:id="9" w:name="_Toc96626109"/>
      <w:bookmarkStart w:id="10" w:name="_Hlk129294825"/>
      <w:bookmarkStart w:id="11" w:name="_Toc129383629"/>
      <w:bookmarkStart w:id="12" w:name="_Toc129383981"/>
      <w:r>
        <w:rPr>
          <w:rFonts w:ascii="Times New Roman" w:hAnsi="Times New Roman" w:cs="Times New Roman"/>
          <w:color w:val="000000" w:themeColor="text1"/>
          <w:sz w:val="28"/>
          <w:szCs w:val="28"/>
          <w:lang w:val="de-DE"/>
        </w:rPr>
        <w:t>2</w:t>
      </w:r>
      <w:r>
        <w:rPr>
          <w:rFonts w:ascii="Times New Roman" w:hAnsi="Times New Roman" w:cs="Times New Roman"/>
          <w:color w:val="000000" w:themeColor="text1"/>
          <w:sz w:val="28"/>
          <w:szCs w:val="28"/>
          <w:lang w:val="vi-VN"/>
        </w:rPr>
        <w:t xml:space="preserve">.1. </w:t>
      </w:r>
      <w:r w:rsidR="00582082" w:rsidRPr="000A1E91">
        <w:rPr>
          <w:rFonts w:ascii="Times New Roman" w:hAnsi="Times New Roman" w:cs="Times New Roman"/>
          <w:color w:val="000000" w:themeColor="text1"/>
          <w:sz w:val="28"/>
          <w:szCs w:val="28"/>
          <w:lang w:val="de-DE"/>
        </w:rPr>
        <w:t>Nguyên lí các module phần cứng</w:t>
      </w:r>
      <w:bookmarkEnd w:id="9"/>
      <w:bookmarkEnd w:id="11"/>
      <w:bookmarkEnd w:id="12"/>
    </w:p>
    <w:p w14:paraId="26781914" w14:textId="57221C4A" w:rsidR="000C361D" w:rsidRPr="000C361D" w:rsidRDefault="000C361D" w:rsidP="00D652BC">
      <w:pPr>
        <w:pStyle w:val="u3"/>
        <w:rPr>
          <w:rFonts w:ascii="Times New Roman" w:hAnsi="Times New Roman" w:cs="Times New Roman"/>
          <w:bCs/>
          <w:color w:val="auto"/>
          <w:sz w:val="26"/>
          <w:szCs w:val="26"/>
          <w:lang w:val="en-GB"/>
        </w:rPr>
      </w:pPr>
      <w:bookmarkStart w:id="13" w:name="_Toc129383630"/>
      <w:bookmarkStart w:id="14" w:name="_Toc129383982"/>
      <w:r w:rsidRPr="000C361D">
        <w:rPr>
          <w:rFonts w:ascii="Times New Roman" w:hAnsi="Times New Roman" w:cs="Times New Roman"/>
          <w:bCs/>
          <w:color w:val="auto"/>
          <w:sz w:val="26"/>
          <w:szCs w:val="26"/>
          <w:lang w:val="en-GB"/>
        </w:rPr>
        <w:t>2</w:t>
      </w:r>
      <w:r w:rsidRPr="000C361D">
        <w:rPr>
          <w:rFonts w:ascii="Times New Roman" w:hAnsi="Times New Roman" w:cs="Times New Roman"/>
          <w:bCs/>
          <w:color w:val="auto"/>
          <w:sz w:val="26"/>
          <w:szCs w:val="26"/>
          <w:lang w:val="vi-VN"/>
        </w:rPr>
        <w:t xml:space="preserve">.1.1. </w:t>
      </w:r>
      <w:r w:rsidRPr="000C361D">
        <w:rPr>
          <w:rFonts w:ascii="Times New Roman" w:hAnsi="Times New Roman" w:cs="Times New Roman"/>
          <w:bCs/>
          <w:color w:val="auto"/>
          <w:sz w:val="26"/>
          <w:szCs w:val="26"/>
          <w:lang w:val="en-GB"/>
        </w:rPr>
        <w:t>Vi điều khiển STM32F103C8T6</w:t>
      </w:r>
      <w:bookmarkEnd w:id="13"/>
      <w:bookmarkEnd w:id="14"/>
    </w:p>
    <w:p w14:paraId="6866D35A" w14:textId="77777777" w:rsidR="000C361D" w:rsidRDefault="000C361D" w:rsidP="000C361D">
      <w:pPr>
        <w:rPr>
          <w:noProof/>
        </w:rPr>
      </w:pPr>
    </w:p>
    <w:p w14:paraId="08414663" w14:textId="77777777" w:rsidR="00C7496C" w:rsidRDefault="00C7496C" w:rsidP="00C7496C">
      <w:pPr>
        <w:keepNext/>
        <w:jc w:val="center"/>
      </w:pPr>
      <w:r>
        <w:rPr>
          <w:noProof/>
        </w:rPr>
        <w:drawing>
          <wp:inline distT="0" distB="0" distL="0" distR="0" wp14:anchorId="40A8721D" wp14:editId="1D655642">
            <wp:extent cx="5943600" cy="3343275"/>
            <wp:effectExtent l="0" t="0" r="0" b="9525"/>
            <wp:docPr id="17" name="Hình ảnh 17" descr="Lập trình GPIO nhấp nháy Led PC13 - STM32F103C8T6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ập trình GPIO nhấp nháy Led PC13 - STM32F103C8T6 - TAP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C721A6" w14:textId="071C8B19" w:rsidR="000C361D" w:rsidRPr="0092733E" w:rsidRDefault="00C7496C" w:rsidP="00C7496C">
      <w:pPr>
        <w:pStyle w:val="Chuthich"/>
        <w:rPr>
          <w:szCs w:val="26"/>
          <w:lang w:val="vi-VN"/>
        </w:rPr>
      </w:pPr>
      <w:bookmarkStart w:id="15" w:name="_Toc129377477"/>
      <w:bookmarkStart w:id="16" w:name="_Toc129383122"/>
      <w:r>
        <w:t xml:space="preserve">Figure </w:t>
      </w:r>
      <w:fldSimple w:instr=" SEQ Figure \* ARABIC ">
        <w:r w:rsidR="004F76D8">
          <w:rPr>
            <w:noProof/>
          </w:rPr>
          <w:t>1</w:t>
        </w:r>
      </w:fldSimple>
      <w:r w:rsidR="0092733E">
        <w:rPr>
          <w:lang w:val="vi-VN"/>
        </w:rPr>
        <w:t>: STM32c8t6</w:t>
      </w:r>
      <w:bookmarkEnd w:id="15"/>
      <w:bookmarkEnd w:id="16"/>
    </w:p>
    <w:p w14:paraId="350A21BE" w14:textId="77777777" w:rsidR="000C361D" w:rsidRDefault="000C361D" w:rsidP="000C361D">
      <w:pPr>
        <w:ind w:firstLine="720"/>
        <w:rPr>
          <w:sz w:val="26"/>
          <w:szCs w:val="26"/>
        </w:rPr>
      </w:pPr>
      <w:r w:rsidRPr="00F75FA7">
        <w:rPr>
          <w:sz w:val="26"/>
          <w:szCs w:val="26"/>
        </w:rPr>
        <w:t>STM32F103 là vi điều khiển 32-bit có lõi vi xử lý là Arm 32-bit CortexM3 với tần số xung nhịp tối đa là 72MHz. Tốc độ thực hiện lệnh là 1.25 DMIPS/ MHz</w:t>
      </w:r>
      <w:r>
        <w:rPr>
          <w:sz w:val="26"/>
          <w:szCs w:val="26"/>
        </w:rPr>
        <w:t>.</w:t>
      </w:r>
    </w:p>
    <w:p w14:paraId="60BD3902" w14:textId="77777777" w:rsidR="000C361D" w:rsidRDefault="000C361D" w:rsidP="000C361D">
      <w:pPr>
        <w:rPr>
          <w:sz w:val="26"/>
          <w:szCs w:val="26"/>
        </w:rPr>
      </w:pPr>
      <w:r w:rsidRPr="00F75FA7">
        <w:rPr>
          <w:sz w:val="26"/>
          <w:szCs w:val="26"/>
        </w:rPr>
        <w:t xml:space="preserve">Một số ứng dụng chính: dùng cho driver để điều khiển ứng dụng, điều khiển ứng dụng thông thường, thiết bị cầm tay và thuốc, máy tính và thiết bị ngoại vi chơi game, GPS cơ bản, các ứng dụng trong công nghiệp, thiết bị lập trình PLC, biến tần, máy in, máy quét, hệ thống cảnh báo, thiết bị liên lạc nội bộ… </w:t>
      </w:r>
    </w:p>
    <w:p w14:paraId="5640EA66" w14:textId="77777777" w:rsidR="000C361D" w:rsidRDefault="000C361D" w:rsidP="000C361D">
      <w:pPr>
        <w:rPr>
          <w:sz w:val="26"/>
          <w:szCs w:val="26"/>
        </w:rPr>
      </w:pPr>
      <w:r w:rsidRPr="00F75FA7">
        <w:rPr>
          <w:sz w:val="26"/>
          <w:szCs w:val="26"/>
        </w:rPr>
        <w:t xml:space="preserve">Phần mềm lập trình: có khá nhiều trình biên dịch cho STM32 như IAR Embedded Workbench, Keil C… </w:t>
      </w:r>
      <w:r>
        <w:rPr>
          <w:sz w:val="26"/>
          <w:szCs w:val="26"/>
        </w:rPr>
        <w:t>Nhóm em</w:t>
      </w:r>
      <w:r w:rsidRPr="00F75FA7">
        <w:rPr>
          <w:sz w:val="26"/>
          <w:szCs w:val="26"/>
        </w:rPr>
        <w:t xml:space="preserve"> sử dụng</w:t>
      </w:r>
      <w:r>
        <w:rPr>
          <w:sz w:val="26"/>
          <w:szCs w:val="26"/>
        </w:rPr>
        <w:t xml:space="preserve"> STM32CubeMX và</w:t>
      </w:r>
      <w:r w:rsidRPr="00F75FA7">
        <w:rPr>
          <w:sz w:val="26"/>
          <w:szCs w:val="26"/>
        </w:rPr>
        <w:t xml:space="preserve"> Keil C </w:t>
      </w:r>
      <w:r>
        <w:rPr>
          <w:sz w:val="26"/>
          <w:szCs w:val="26"/>
        </w:rPr>
        <w:t>để cấu hình và lập trình cho STM32F103.</w:t>
      </w:r>
    </w:p>
    <w:p w14:paraId="136D41BF" w14:textId="77777777" w:rsidR="000C361D" w:rsidRDefault="000C361D" w:rsidP="000C361D">
      <w:pPr>
        <w:rPr>
          <w:sz w:val="26"/>
          <w:szCs w:val="26"/>
        </w:rPr>
      </w:pPr>
      <w:r w:rsidRPr="00F75FA7">
        <w:rPr>
          <w:sz w:val="26"/>
          <w:szCs w:val="26"/>
        </w:rPr>
        <w:t xml:space="preserve">Mạch nạp: có khá nhiều loại mạch nạp như: ULINK, J-LINK, CMSISDAP, STLINK… ở </w:t>
      </w:r>
      <w:r>
        <w:rPr>
          <w:sz w:val="26"/>
          <w:szCs w:val="26"/>
        </w:rPr>
        <w:t xml:space="preserve">đây nhóm em </w:t>
      </w:r>
      <w:r w:rsidRPr="00F75FA7">
        <w:rPr>
          <w:sz w:val="26"/>
          <w:szCs w:val="26"/>
        </w:rPr>
        <w:t>sử dụng Stlink vì giá thành khá r</w:t>
      </w:r>
      <w:r>
        <w:rPr>
          <w:sz w:val="26"/>
          <w:szCs w:val="26"/>
        </w:rPr>
        <w:t>ẻ</w:t>
      </w:r>
      <w:r w:rsidRPr="00F75FA7">
        <w:rPr>
          <w:sz w:val="26"/>
          <w:szCs w:val="26"/>
        </w:rPr>
        <w:t xml:space="preserve"> và debug lỗi cũng tốt.</w:t>
      </w:r>
    </w:p>
    <w:p w14:paraId="14CB42CE" w14:textId="77777777" w:rsidR="00DD61CD" w:rsidRDefault="000C361D" w:rsidP="00DD61CD">
      <w:pPr>
        <w:keepNext/>
      </w:pPr>
      <w:r w:rsidRPr="00624FA8">
        <w:rPr>
          <w:noProof/>
          <w:sz w:val="26"/>
          <w:szCs w:val="26"/>
          <w:lang w:val="en-GB"/>
        </w:rPr>
        <w:drawing>
          <wp:inline distT="0" distB="0" distL="0" distR="0" wp14:anchorId="78EC9B9D" wp14:editId="281ACFDF">
            <wp:extent cx="5499100" cy="5748792"/>
            <wp:effectExtent l="0" t="0" r="6350" b="4445"/>
            <wp:docPr id="16" name="Hình ảnh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8"/>
                    <a:stretch>
                      <a:fillRect/>
                    </a:stretch>
                  </pic:blipFill>
                  <pic:spPr>
                    <a:xfrm>
                      <a:off x="0" y="0"/>
                      <a:ext cx="5500903" cy="5750677"/>
                    </a:xfrm>
                    <a:prstGeom prst="rect">
                      <a:avLst/>
                    </a:prstGeom>
                  </pic:spPr>
                </pic:pic>
              </a:graphicData>
            </a:graphic>
          </wp:inline>
        </w:drawing>
      </w:r>
    </w:p>
    <w:p w14:paraId="617FE512" w14:textId="6161B8EC" w:rsidR="000C361D" w:rsidRPr="000713D0" w:rsidRDefault="00DD61CD" w:rsidP="000713D0">
      <w:pPr>
        <w:pStyle w:val="Chuthich"/>
        <w:rPr>
          <w:lang w:val="vi-VN"/>
        </w:rPr>
      </w:pPr>
      <w:bookmarkStart w:id="17" w:name="_Toc129377478"/>
      <w:bookmarkStart w:id="18" w:name="_Toc129383123"/>
      <w:r>
        <w:t xml:space="preserve">Figure </w:t>
      </w:r>
      <w:fldSimple w:instr=" SEQ Figure \* ARABIC ">
        <w:r w:rsidR="004F76D8">
          <w:rPr>
            <w:noProof/>
          </w:rPr>
          <w:t>2</w:t>
        </w:r>
      </w:fldSimple>
      <w:r w:rsidR="000713D0">
        <w:rPr>
          <w:lang w:val="vi-VN"/>
        </w:rPr>
        <w:t xml:space="preserve"> </w:t>
      </w:r>
      <w:r w:rsidR="000713D0" w:rsidRPr="00B90DBA">
        <w:rPr>
          <w:szCs w:val="26"/>
        </w:rPr>
        <w:t>Các thành phần chức năng của STM32F103C8T6.</w:t>
      </w:r>
      <w:bookmarkEnd w:id="17"/>
      <w:bookmarkEnd w:id="18"/>
    </w:p>
    <w:p w14:paraId="16A57A24" w14:textId="77777777" w:rsidR="000C361D" w:rsidRDefault="000C361D" w:rsidP="000C361D">
      <w:pPr>
        <w:rPr>
          <w:sz w:val="26"/>
          <w:szCs w:val="26"/>
        </w:rPr>
      </w:pPr>
      <w:r w:rsidRPr="00FE25B2">
        <w:rPr>
          <w:sz w:val="26"/>
          <w:szCs w:val="26"/>
        </w:rPr>
        <w:t xml:space="preserve">Đặc điểm của vi điều khiển STM32F103C8T6: </w:t>
      </w:r>
    </w:p>
    <w:p w14:paraId="654B75B8" w14:textId="77777777" w:rsidR="000C361D" w:rsidRDefault="000C361D" w:rsidP="000C361D">
      <w:pPr>
        <w:pStyle w:val="oancuaDanhsach"/>
        <w:numPr>
          <w:ilvl w:val="0"/>
          <w:numId w:val="27"/>
        </w:numPr>
        <w:spacing w:before="0" w:after="160" w:line="259" w:lineRule="auto"/>
        <w:rPr>
          <w:sz w:val="26"/>
          <w:szCs w:val="26"/>
        </w:rPr>
      </w:pPr>
      <w:r w:rsidRPr="00AF628E">
        <w:rPr>
          <w:sz w:val="26"/>
          <w:szCs w:val="26"/>
        </w:rPr>
        <w:t xml:space="preserve">ARM 32-bit Cortex M3 với clock max là 72Mhz. </w:t>
      </w:r>
    </w:p>
    <w:p w14:paraId="1AEFFEFE" w14:textId="77777777" w:rsidR="000C361D" w:rsidRDefault="000C361D" w:rsidP="000C361D">
      <w:pPr>
        <w:pStyle w:val="oancuaDanhsach"/>
        <w:numPr>
          <w:ilvl w:val="0"/>
          <w:numId w:val="27"/>
        </w:numPr>
        <w:spacing w:before="0" w:after="160" w:line="259" w:lineRule="auto"/>
        <w:rPr>
          <w:sz w:val="26"/>
          <w:szCs w:val="26"/>
        </w:rPr>
      </w:pPr>
      <w:r w:rsidRPr="00AF628E">
        <w:rPr>
          <w:sz w:val="26"/>
          <w:szCs w:val="26"/>
        </w:rPr>
        <w:t xml:space="preserve">Bộ nhớ: </w:t>
      </w:r>
    </w:p>
    <w:p w14:paraId="04162660" w14:textId="77777777" w:rsidR="000C361D" w:rsidRDefault="000C361D" w:rsidP="000C361D">
      <w:pPr>
        <w:pStyle w:val="oancuaDanhsach"/>
        <w:numPr>
          <w:ilvl w:val="1"/>
          <w:numId w:val="27"/>
        </w:numPr>
        <w:spacing w:before="0" w:after="160" w:line="259" w:lineRule="auto"/>
        <w:rPr>
          <w:sz w:val="26"/>
          <w:szCs w:val="26"/>
        </w:rPr>
      </w:pPr>
      <w:r w:rsidRPr="00AF628E">
        <w:rPr>
          <w:sz w:val="26"/>
          <w:szCs w:val="26"/>
        </w:rPr>
        <w:t xml:space="preserve">64 kbytes bộ nhớ Flash (bộ nhớ lập trình). </w:t>
      </w:r>
    </w:p>
    <w:p w14:paraId="60CAEB05" w14:textId="77777777" w:rsidR="000C361D" w:rsidRDefault="000C361D" w:rsidP="000C361D">
      <w:pPr>
        <w:pStyle w:val="oancuaDanhsach"/>
        <w:numPr>
          <w:ilvl w:val="1"/>
          <w:numId w:val="27"/>
        </w:numPr>
        <w:spacing w:before="0" w:after="160" w:line="259" w:lineRule="auto"/>
        <w:rPr>
          <w:sz w:val="26"/>
          <w:szCs w:val="26"/>
        </w:rPr>
      </w:pPr>
      <w:r w:rsidRPr="00AF628E">
        <w:rPr>
          <w:sz w:val="26"/>
          <w:szCs w:val="26"/>
        </w:rPr>
        <w:t xml:space="preserve">20 kbytes SRAM. </w:t>
      </w:r>
    </w:p>
    <w:p w14:paraId="63A6F6DB" w14:textId="77777777" w:rsidR="000C361D" w:rsidRDefault="000C361D" w:rsidP="000C361D">
      <w:pPr>
        <w:pStyle w:val="oancuaDanhsach"/>
        <w:numPr>
          <w:ilvl w:val="0"/>
          <w:numId w:val="28"/>
        </w:numPr>
        <w:spacing w:before="0" w:after="160" w:line="259" w:lineRule="auto"/>
        <w:rPr>
          <w:sz w:val="26"/>
          <w:szCs w:val="26"/>
        </w:rPr>
      </w:pPr>
      <w:r w:rsidRPr="000A1261">
        <w:rPr>
          <w:sz w:val="26"/>
          <w:szCs w:val="26"/>
        </w:rPr>
        <w:t>Clock, reset và quản lý nguồn.</w:t>
      </w:r>
    </w:p>
    <w:p w14:paraId="175919CF" w14:textId="77777777" w:rsidR="000C361D" w:rsidRDefault="000C361D" w:rsidP="000C361D">
      <w:pPr>
        <w:pStyle w:val="oancuaDanhsach"/>
        <w:numPr>
          <w:ilvl w:val="1"/>
          <w:numId w:val="28"/>
        </w:numPr>
        <w:spacing w:before="0" w:after="160" w:line="259" w:lineRule="auto"/>
        <w:rPr>
          <w:sz w:val="26"/>
          <w:szCs w:val="26"/>
        </w:rPr>
      </w:pPr>
      <w:r w:rsidRPr="000A1261">
        <w:rPr>
          <w:sz w:val="26"/>
          <w:szCs w:val="26"/>
        </w:rPr>
        <w:t>Điện áp hoạt động 2.0V -&gt; 3.6V.</w:t>
      </w:r>
    </w:p>
    <w:p w14:paraId="503FE367" w14:textId="77777777" w:rsidR="000C361D" w:rsidRDefault="000C361D" w:rsidP="000C361D">
      <w:pPr>
        <w:pStyle w:val="oancuaDanhsach"/>
        <w:numPr>
          <w:ilvl w:val="1"/>
          <w:numId w:val="28"/>
        </w:numPr>
        <w:spacing w:before="0" w:after="160" w:line="259" w:lineRule="auto"/>
        <w:rPr>
          <w:sz w:val="26"/>
          <w:szCs w:val="26"/>
        </w:rPr>
      </w:pPr>
      <w:r w:rsidRPr="000A1261">
        <w:rPr>
          <w:sz w:val="26"/>
          <w:szCs w:val="26"/>
        </w:rPr>
        <w:t>Power on reset (POR), Power down reset (PDR) và programmable voltage detector (PVD).</w:t>
      </w:r>
    </w:p>
    <w:p w14:paraId="3E03D204" w14:textId="77777777" w:rsidR="000C361D" w:rsidRDefault="000C361D" w:rsidP="000C361D">
      <w:pPr>
        <w:pStyle w:val="oancuaDanhsach"/>
        <w:numPr>
          <w:ilvl w:val="1"/>
          <w:numId w:val="28"/>
        </w:numPr>
        <w:spacing w:before="0" w:after="160" w:line="259" w:lineRule="auto"/>
        <w:rPr>
          <w:sz w:val="26"/>
          <w:szCs w:val="26"/>
        </w:rPr>
      </w:pPr>
      <w:r w:rsidRPr="000A1261">
        <w:rPr>
          <w:sz w:val="26"/>
          <w:szCs w:val="26"/>
        </w:rPr>
        <w:t xml:space="preserve">Sử dụng thạch anh ngoài từ 4Mhz → 20Mhz. </w:t>
      </w:r>
    </w:p>
    <w:p w14:paraId="339CB700" w14:textId="77777777" w:rsidR="000C361D" w:rsidRDefault="000C361D" w:rsidP="000C361D">
      <w:pPr>
        <w:pStyle w:val="oancuaDanhsach"/>
        <w:numPr>
          <w:ilvl w:val="1"/>
          <w:numId w:val="28"/>
        </w:numPr>
        <w:spacing w:before="0" w:after="160" w:line="259" w:lineRule="auto"/>
        <w:rPr>
          <w:sz w:val="26"/>
          <w:szCs w:val="26"/>
        </w:rPr>
      </w:pPr>
      <w:r w:rsidRPr="000A1261">
        <w:rPr>
          <w:sz w:val="26"/>
          <w:szCs w:val="26"/>
        </w:rPr>
        <w:t>Thạch anh nội dùng dao động RC ở mode 8Mhz hoặc 40khz.</w:t>
      </w:r>
    </w:p>
    <w:p w14:paraId="1E2542C9" w14:textId="77777777" w:rsidR="000C361D" w:rsidRDefault="000C361D" w:rsidP="000C361D">
      <w:pPr>
        <w:pStyle w:val="oancuaDanhsach"/>
        <w:numPr>
          <w:ilvl w:val="1"/>
          <w:numId w:val="28"/>
        </w:numPr>
        <w:spacing w:before="0" w:after="160" w:line="259" w:lineRule="auto"/>
        <w:rPr>
          <w:sz w:val="26"/>
          <w:szCs w:val="26"/>
        </w:rPr>
      </w:pPr>
      <w:r w:rsidRPr="000A1261">
        <w:rPr>
          <w:sz w:val="26"/>
          <w:szCs w:val="26"/>
        </w:rPr>
        <w:t xml:space="preserve">Sử dụng thạch anh ngoài 32.768khz được sử dụng cho RTC. </w:t>
      </w:r>
    </w:p>
    <w:p w14:paraId="167FCCF3" w14:textId="77777777" w:rsidR="000C361D" w:rsidRDefault="000C361D" w:rsidP="000C361D">
      <w:pPr>
        <w:pStyle w:val="oancuaDanhsach"/>
        <w:numPr>
          <w:ilvl w:val="0"/>
          <w:numId w:val="28"/>
        </w:numPr>
        <w:spacing w:before="0" w:after="160" w:line="259" w:lineRule="auto"/>
        <w:rPr>
          <w:sz w:val="26"/>
          <w:szCs w:val="26"/>
        </w:rPr>
      </w:pPr>
      <w:r w:rsidRPr="000A1261">
        <w:rPr>
          <w:sz w:val="26"/>
          <w:szCs w:val="26"/>
        </w:rPr>
        <w:t xml:space="preserve">Trong trường hợp điện áp thấp: </w:t>
      </w:r>
    </w:p>
    <w:p w14:paraId="3FE63508" w14:textId="77777777" w:rsidR="000C361D" w:rsidRPr="00F56E6E" w:rsidRDefault="000C361D" w:rsidP="000C361D">
      <w:pPr>
        <w:pStyle w:val="oancuaDanhsach"/>
        <w:numPr>
          <w:ilvl w:val="1"/>
          <w:numId w:val="28"/>
        </w:numPr>
        <w:spacing w:before="0" w:after="160" w:line="259" w:lineRule="auto"/>
        <w:rPr>
          <w:sz w:val="26"/>
          <w:szCs w:val="26"/>
        </w:rPr>
      </w:pPr>
      <w:r w:rsidRPr="000A1261">
        <w:rPr>
          <w:sz w:val="26"/>
          <w:szCs w:val="26"/>
        </w:rPr>
        <w:t>Có các mode: ngủ, ngừng hoạt động hoặc hoạt động ở chế độ chờ.</w:t>
      </w:r>
      <w:r w:rsidRPr="00F56E6E">
        <w:t xml:space="preserve"> </w:t>
      </w:r>
    </w:p>
    <w:p w14:paraId="7D8D5AEE" w14:textId="77777777" w:rsidR="000C361D" w:rsidRPr="000A1261" w:rsidRDefault="000C361D" w:rsidP="000C361D">
      <w:pPr>
        <w:pStyle w:val="oancuaDanhsach"/>
        <w:numPr>
          <w:ilvl w:val="1"/>
          <w:numId w:val="28"/>
        </w:numPr>
        <w:spacing w:before="0" w:after="160" w:line="259" w:lineRule="auto"/>
        <w:rPr>
          <w:sz w:val="26"/>
          <w:szCs w:val="26"/>
        </w:rPr>
      </w:pPr>
      <w:r w:rsidRPr="00F56E6E">
        <w:rPr>
          <w:sz w:val="26"/>
          <w:szCs w:val="26"/>
        </w:rPr>
        <w:t>Cấp nguồn ở chân Vbat bằng pin để hoạt động bộ RTC và sử dụng lưu trữ data khi mất nguồn cấp chính.</w:t>
      </w:r>
    </w:p>
    <w:p w14:paraId="32E6534C" w14:textId="77777777" w:rsidR="000C361D" w:rsidRDefault="000C361D" w:rsidP="000C361D">
      <w:pPr>
        <w:pStyle w:val="oancuaDanhsach"/>
        <w:numPr>
          <w:ilvl w:val="0"/>
          <w:numId w:val="28"/>
        </w:numPr>
        <w:spacing w:before="0" w:after="160" w:line="259" w:lineRule="auto"/>
        <w:rPr>
          <w:sz w:val="26"/>
          <w:szCs w:val="26"/>
        </w:rPr>
      </w:pPr>
      <w:r w:rsidRPr="00250827">
        <w:rPr>
          <w:sz w:val="26"/>
          <w:szCs w:val="26"/>
        </w:rPr>
        <w:t>ADC 12-bit với 12 kênh</w:t>
      </w:r>
    </w:p>
    <w:p w14:paraId="491667BF"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Khoảng giá trị chuyển đổi từ 0 – 3.6V.</w:t>
      </w:r>
    </w:p>
    <w:p w14:paraId="7B96DBC1"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Lấy mẫu nhiều kênh hoặc 1 kênh.</w:t>
      </w:r>
    </w:p>
    <w:p w14:paraId="6579855B"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Có cảm biến nhiệt độ nội.</w:t>
      </w:r>
    </w:p>
    <w:p w14:paraId="01FDD2D9" w14:textId="77777777" w:rsidR="000C361D" w:rsidRDefault="000C361D" w:rsidP="000C361D">
      <w:pPr>
        <w:pStyle w:val="oancuaDanhsach"/>
        <w:numPr>
          <w:ilvl w:val="0"/>
          <w:numId w:val="28"/>
        </w:numPr>
        <w:spacing w:before="0" w:after="160" w:line="259" w:lineRule="auto"/>
        <w:rPr>
          <w:sz w:val="26"/>
          <w:szCs w:val="26"/>
        </w:rPr>
      </w:pPr>
      <w:r w:rsidRPr="00250827">
        <w:rPr>
          <w:sz w:val="26"/>
          <w:szCs w:val="26"/>
        </w:rPr>
        <w:t>DMA: bộ chuyển đổi này giúp tăng tốc độ xử lý do không có sự can thiệp quá sâu của CPU.</w:t>
      </w:r>
    </w:p>
    <w:p w14:paraId="018E79B2"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7 kênh DMA.</w:t>
      </w:r>
    </w:p>
    <w:p w14:paraId="51DF513F"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 xml:space="preserve">Hỗ trợ DMA cho ADC, I2C, SPI, UART. </w:t>
      </w:r>
    </w:p>
    <w:p w14:paraId="7F3CB578" w14:textId="77777777" w:rsidR="000C361D" w:rsidRDefault="000C361D" w:rsidP="000C361D">
      <w:pPr>
        <w:pStyle w:val="oancuaDanhsach"/>
        <w:numPr>
          <w:ilvl w:val="0"/>
          <w:numId w:val="28"/>
        </w:numPr>
        <w:spacing w:before="0" w:after="160" w:line="259" w:lineRule="auto"/>
        <w:rPr>
          <w:sz w:val="26"/>
          <w:szCs w:val="26"/>
        </w:rPr>
      </w:pPr>
      <w:r w:rsidRPr="00250827">
        <w:rPr>
          <w:sz w:val="26"/>
          <w:szCs w:val="26"/>
        </w:rPr>
        <w:t>7 timers</w:t>
      </w:r>
      <w:r>
        <w:rPr>
          <w:sz w:val="26"/>
          <w:szCs w:val="26"/>
        </w:rPr>
        <w:t>:</w:t>
      </w:r>
    </w:p>
    <w:p w14:paraId="570AB6A7"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3 timer 16-bit hỗ trợ các mode IC/OC/PWM.</w:t>
      </w:r>
    </w:p>
    <w:p w14:paraId="510DFA76"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1 timer 16-bit hỗ trợ để điều khiển động cơ với các mode bảo vệ như ngắt input, dead-time</w:t>
      </w:r>
      <w:r>
        <w:rPr>
          <w:sz w:val="26"/>
          <w:szCs w:val="26"/>
        </w:rPr>
        <w:t>…</w:t>
      </w:r>
    </w:p>
    <w:p w14:paraId="204E59E2"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 xml:space="preserve">2 watdog timer dùng để bảo vệ và kiểm tra lỗi. </w:t>
      </w:r>
    </w:p>
    <w:p w14:paraId="78DB04D8"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1 sysTick timer 24-bit đếm xuống dùng cho các ứng dụng như hàm Delay….</w:t>
      </w:r>
    </w:p>
    <w:p w14:paraId="0555D932" w14:textId="77777777" w:rsidR="000C361D" w:rsidRDefault="000C361D" w:rsidP="000C361D">
      <w:pPr>
        <w:pStyle w:val="oancuaDanhsach"/>
        <w:numPr>
          <w:ilvl w:val="0"/>
          <w:numId w:val="28"/>
        </w:numPr>
        <w:spacing w:before="0" w:after="160" w:line="259" w:lineRule="auto"/>
        <w:rPr>
          <w:sz w:val="26"/>
          <w:szCs w:val="26"/>
        </w:rPr>
      </w:pPr>
      <w:r w:rsidRPr="00250827">
        <w:rPr>
          <w:sz w:val="26"/>
          <w:szCs w:val="26"/>
        </w:rPr>
        <w:t>Hỗ trợ 9 kênh giao tiếp bao gồm:</w:t>
      </w:r>
    </w:p>
    <w:p w14:paraId="4979F70E"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2 bộ I2C(SMBus/PMBus).</w:t>
      </w:r>
    </w:p>
    <w:p w14:paraId="6707AE26"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3 bộ USART (ISO 7816 interface, LIN, IrDA capability, modem control).</w:t>
      </w:r>
    </w:p>
    <w:p w14:paraId="2CB0CE62"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 xml:space="preserve">2 SPIs (18 Mbit/s). </w:t>
      </w:r>
    </w:p>
    <w:p w14:paraId="15EA52A1"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1 bộ CAN interface (2.0B Active)</w:t>
      </w:r>
    </w:p>
    <w:p w14:paraId="5970B9D6" w14:textId="77777777" w:rsidR="000C361D" w:rsidRDefault="000C361D" w:rsidP="000C361D">
      <w:pPr>
        <w:pStyle w:val="oancuaDanhsach"/>
        <w:numPr>
          <w:ilvl w:val="1"/>
          <w:numId w:val="28"/>
        </w:numPr>
        <w:spacing w:before="0" w:after="160" w:line="259" w:lineRule="auto"/>
        <w:rPr>
          <w:sz w:val="26"/>
          <w:szCs w:val="26"/>
        </w:rPr>
      </w:pPr>
      <w:r w:rsidRPr="00250827">
        <w:rPr>
          <w:sz w:val="26"/>
          <w:szCs w:val="26"/>
        </w:rPr>
        <w:t>USB 2.0 full-speed interface</w:t>
      </w:r>
      <w:r>
        <w:rPr>
          <w:sz w:val="26"/>
          <w:szCs w:val="26"/>
        </w:rPr>
        <w:t>.</w:t>
      </w:r>
    </w:p>
    <w:p w14:paraId="54962E4B" w14:textId="77777777" w:rsidR="000C361D" w:rsidRPr="000A1261" w:rsidRDefault="000C361D" w:rsidP="000C361D">
      <w:pPr>
        <w:pStyle w:val="oancuaDanhsach"/>
        <w:numPr>
          <w:ilvl w:val="0"/>
          <w:numId w:val="28"/>
        </w:numPr>
        <w:spacing w:before="0" w:after="160" w:line="259" w:lineRule="auto"/>
        <w:rPr>
          <w:sz w:val="26"/>
          <w:szCs w:val="26"/>
        </w:rPr>
      </w:pPr>
      <w:r w:rsidRPr="00250827">
        <w:rPr>
          <w:sz w:val="26"/>
          <w:szCs w:val="26"/>
        </w:rPr>
        <w:t>Kiểm tra lỗi CRC và 96-bit ID.</w:t>
      </w:r>
    </w:p>
    <w:p w14:paraId="47643C78" w14:textId="77777777" w:rsidR="000C361D" w:rsidRPr="000C361D" w:rsidRDefault="000C361D" w:rsidP="000C361D">
      <w:pPr>
        <w:ind w:left="170" w:firstLine="0"/>
        <w:rPr>
          <w:lang w:val="de-DE"/>
        </w:rPr>
      </w:pPr>
    </w:p>
    <w:p w14:paraId="24DEC10F" w14:textId="17725886" w:rsidR="00DB18C2" w:rsidRPr="00D96609" w:rsidRDefault="00B90264" w:rsidP="00D652BC">
      <w:pPr>
        <w:pStyle w:val="oancuaDanhsach"/>
        <w:numPr>
          <w:ilvl w:val="2"/>
          <w:numId w:val="24"/>
        </w:numPr>
        <w:spacing w:before="0" w:after="5" w:line="276" w:lineRule="auto"/>
        <w:outlineLvl w:val="2"/>
        <w:rPr>
          <w:szCs w:val="28"/>
        </w:rPr>
      </w:pPr>
      <w:bookmarkStart w:id="19" w:name="_Toc129383631"/>
      <w:bookmarkStart w:id="20" w:name="_Toc129383983"/>
      <w:bookmarkEnd w:id="10"/>
      <w:r w:rsidRPr="000A1E91">
        <w:rPr>
          <w:szCs w:val="28"/>
        </w:rPr>
        <w:t>LCD 1602</w:t>
      </w:r>
      <w:bookmarkEnd w:id="19"/>
      <w:bookmarkEnd w:id="20"/>
    </w:p>
    <w:p w14:paraId="508A0345" w14:textId="5631AB93" w:rsidR="00D96609" w:rsidRDefault="00692009" w:rsidP="00D96609">
      <w:pPr>
        <w:spacing w:before="0" w:after="5" w:line="276" w:lineRule="auto"/>
        <w:rPr>
          <w:szCs w:val="28"/>
          <w:lang w:val="vi-VN"/>
        </w:rPr>
      </w:pPr>
      <w:r>
        <w:rPr>
          <w:szCs w:val="28"/>
        </w:rPr>
        <w:t>A</w:t>
      </w:r>
      <w:r>
        <w:rPr>
          <w:szCs w:val="28"/>
          <w:lang w:val="vi-VN"/>
        </w:rPr>
        <w:t xml:space="preserve">, </w:t>
      </w:r>
      <w:r w:rsidR="00D96609">
        <w:rPr>
          <w:szCs w:val="28"/>
        </w:rPr>
        <w:t>Thông</w:t>
      </w:r>
      <w:r w:rsidR="00D96609">
        <w:rPr>
          <w:szCs w:val="28"/>
          <w:lang w:val="vi-VN"/>
        </w:rPr>
        <w:t xml:space="preserve"> số kĩ thuật:</w:t>
      </w:r>
    </w:p>
    <w:p w14:paraId="47D9AF9F" w14:textId="77777777" w:rsidR="00824B2F" w:rsidRPr="00824B2F" w:rsidRDefault="00824B2F" w:rsidP="00824B2F">
      <w:pPr>
        <w:numPr>
          <w:ilvl w:val="0"/>
          <w:numId w:val="29"/>
        </w:numPr>
        <w:shd w:val="clear" w:color="auto" w:fill="FFFFFF"/>
        <w:spacing w:before="100" w:beforeAutospacing="1" w:after="144" w:line="240" w:lineRule="auto"/>
        <w:ind w:left="1032"/>
        <w:jc w:val="left"/>
        <w:rPr>
          <w:rFonts w:eastAsia="Times New Roman"/>
          <w:color w:val="0A0A0A"/>
          <w:szCs w:val="28"/>
        </w:rPr>
      </w:pPr>
      <w:r w:rsidRPr="00824B2F">
        <w:rPr>
          <w:rFonts w:eastAsia="Times New Roman"/>
          <w:color w:val="0A0A0A"/>
          <w:szCs w:val="28"/>
        </w:rPr>
        <w:t>Điện áp hoạt động là 5 V.</w:t>
      </w:r>
    </w:p>
    <w:p w14:paraId="05334BB2" w14:textId="77777777" w:rsidR="00824B2F" w:rsidRPr="00824B2F" w:rsidRDefault="00824B2F" w:rsidP="00824B2F">
      <w:pPr>
        <w:numPr>
          <w:ilvl w:val="0"/>
          <w:numId w:val="29"/>
        </w:numPr>
        <w:shd w:val="clear" w:color="auto" w:fill="FFFFFF"/>
        <w:spacing w:before="100" w:beforeAutospacing="1" w:after="144" w:line="240" w:lineRule="auto"/>
        <w:ind w:left="1032"/>
        <w:jc w:val="left"/>
        <w:rPr>
          <w:rFonts w:eastAsia="Times New Roman"/>
          <w:color w:val="0A0A0A"/>
          <w:szCs w:val="28"/>
        </w:rPr>
      </w:pPr>
      <w:r w:rsidRPr="00824B2F">
        <w:rPr>
          <w:rFonts w:eastAsia="Times New Roman"/>
          <w:color w:val="0A0A0A"/>
          <w:szCs w:val="28"/>
        </w:rPr>
        <w:t>Kích thước: 80 x 36 x 12.5 mm</w:t>
      </w:r>
    </w:p>
    <w:p w14:paraId="1BEB927B" w14:textId="77777777" w:rsidR="00824B2F" w:rsidRPr="00824B2F" w:rsidRDefault="00824B2F" w:rsidP="00824B2F">
      <w:pPr>
        <w:numPr>
          <w:ilvl w:val="0"/>
          <w:numId w:val="29"/>
        </w:numPr>
        <w:shd w:val="clear" w:color="auto" w:fill="FFFFFF"/>
        <w:spacing w:before="100" w:beforeAutospacing="1" w:after="144" w:line="240" w:lineRule="auto"/>
        <w:ind w:left="1032"/>
        <w:jc w:val="left"/>
        <w:rPr>
          <w:rFonts w:eastAsia="Times New Roman"/>
          <w:color w:val="0A0A0A"/>
          <w:szCs w:val="28"/>
        </w:rPr>
      </w:pPr>
      <w:r w:rsidRPr="00824B2F">
        <w:rPr>
          <w:rFonts w:eastAsia="Times New Roman"/>
          <w:color w:val="0A0A0A"/>
          <w:szCs w:val="28"/>
        </w:rPr>
        <w:t>Chữ đen, nền xanh lá</w:t>
      </w:r>
    </w:p>
    <w:p w14:paraId="375F2F9B" w14:textId="77777777" w:rsidR="00824B2F" w:rsidRPr="00824B2F" w:rsidRDefault="00824B2F" w:rsidP="00824B2F">
      <w:pPr>
        <w:numPr>
          <w:ilvl w:val="0"/>
          <w:numId w:val="29"/>
        </w:numPr>
        <w:shd w:val="clear" w:color="auto" w:fill="FFFFFF"/>
        <w:spacing w:before="100" w:beforeAutospacing="1" w:after="144" w:line="240" w:lineRule="auto"/>
        <w:ind w:left="1032"/>
        <w:jc w:val="left"/>
        <w:rPr>
          <w:rFonts w:eastAsia="Times New Roman"/>
          <w:color w:val="0A0A0A"/>
          <w:szCs w:val="28"/>
        </w:rPr>
      </w:pPr>
      <w:r w:rsidRPr="00824B2F">
        <w:rPr>
          <w:rFonts w:eastAsia="Times New Roman"/>
          <w:color w:val="0A0A0A"/>
          <w:szCs w:val="28"/>
        </w:rPr>
        <w:t>Khoảng cách giữa hai chân kết nối là 0.1 inch tiện dụng khi kết nối với Breadboard.</w:t>
      </w:r>
    </w:p>
    <w:p w14:paraId="59B22C9E" w14:textId="77777777" w:rsidR="00824B2F" w:rsidRPr="00824B2F" w:rsidRDefault="00824B2F" w:rsidP="00824B2F">
      <w:pPr>
        <w:numPr>
          <w:ilvl w:val="0"/>
          <w:numId w:val="29"/>
        </w:numPr>
        <w:shd w:val="clear" w:color="auto" w:fill="FFFFFF"/>
        <w:spacing w:before="100" w:beforeAutospacing="1" w:after="144" w:line="240" w:lineRule="auto"/>
        <w:ind w:left="1032"/>
        <w:jc w:val="left"/>
        <w:rPr>
          <w:rFonts w:eastAsia="Times New Roman"/>
          <w:color w:val="0A0A0A"/>
          <w:szCs w:val="28"/>
        </w:rPr>
      </w:pPr>
      <w:r w:rsidRPr="00824B2F">
        <w:rPr>
          <w:rFonts w:eastAsia="Times New Roman"/>
          <w:color w:val="0A0A0A"/>
          <w:szCs w:val="28"/>
        </w:rPr>
        <w:t>Tên các chân được ghi ở mặt sau của màn hình LCD hổ trợ việc kết nối, đi dây điện.</w:t>
      </w:r>
    </w:p>
    <w:p w14:paraId="2366850A" w14:textId="77777777" w:rsidR="00824B2F" w:rsidRPr="00824B2F" w:rsidRDefault="00824B2F" w:rsidP="00824B2F">
      <w:pPr>
        <w:numPr>
          <w:ilvl w:val="0"/>
          <w:numId w:val="29"/>
        </w:numPr>
        <w:shd w:val="clear" w:color="auto" w:fill="FFFFFF"/>
        <w:spacing w:before="100" w:beforeAutospacing="1" w:after="144" w:line="240" w:lineRule="auto"/>
        <w:ind w:left="1032"/>
        <w:jc w:val="left"/>
        <w:rPr>
          <w:rFonts w:eastAsia="Times New Roman"/>
          <w:color w:val="0A0A0A"/>
          <w:szCs w:val="28"/>
        </w:rPr>
      </w:pPr>
      <w:r w:rsidRPr="00824B2F">
        <w:rPr>
          <w:rFonts w:eastAsia="Times New Roman"/>
          <w:color w:val="0A0A0A"/>
          <w:szCs w:val="28"/>
        </w:rPr>
        <w:t>Có đèn led nền, có thể dùng biến trở hoặc PWM điều chình độ sáng để sử dụng ít điện năng hơn.</w:t>
      </w:r>
    </w:p>
    <w:p w14:paraId="3711F3A6" w14:textId="282C2422" w:rsidR="00824B2F" w:rsidRDefault="00824B2F" w:rsidP="00824B2F">
      <w:pPr>
        <w:numPr>
          <w:ilvl w:val="0"/>
          <w:numId w:val="29"/>
        </w:numPr>
        <w:shd w:val="clear" w:color="auto" w:fill="FFFFFF"/>
        <w:spacing w:before="100" w:beforeAutospacing="1" w:after="144" w:line="240" w:lineRule="auto"/>
        <w:ind w:left="1032"/>
        <w:jc w:val="left"/>
        <w:rPr>
          <w:rFonts w:eastAsia="Times New Roman"/>
          <w:color w:val="0A0A0A"/>
          <w:szCs w:val="28"/>
        </w:rPr>
      </w:pPr>
      <w:r w:rsidRPr="00824B2F">
        <w:rPr>
          <w:rFonts w:eastAsia="Times New Roman"/>
          <w:color w:val="0A0A0A"/>
          <w:szCs w:val="28"/>
        </w:rPr>
        <w:t>Có thể được điều khiển với 6 dây tín hiệu</w:t>
      </w:r>
    </w:p>
    <w:p w14:paraId="1490FC34" w14:textId="4C1293FD" w:rsidR="00824B2F" w:rsidRDefault="00692009" w:rsidP="00824B2F">
      <w:pPr>
        <w:shd w:val="clear" w:color="auto" w:fill="FFFFFF"/>
        <w:spacing w:before="100" w:beforeAutospacing="1" w:after="144" w:line="240" w:lineRule="auto"/>
        <w:jc w:val="left"/>
        <w:rPr>
          <w:rFonts w:eastAsia="Times New Roman"/>
          <w:color w:val="0A0A0A"/>
          <w:szCs w:val="28"/>
          <w:lang w:val="vi-VN"/>
        </w:rPr>
      </w:pPr>
      <w:r>
        <w:rPr>
          <w:rFonts w:eastAsia="Times New Roman"/>
          <w:color w:val="0A0A0A"/>
          <w:szCs w:val="28"/>
        </w:rPr>
        <w:t>B</w:t>
      </w:r>
      <w:r>
        <w:rPr>
          <w:rFonts w:eastAsia="Times New Roman"/>
          <w:color w:val="0A0A0A"/>
          <w:szCs w:val="28"/>
          <w:lang w:val="vi-VN"/>
        </w:rPr>
        <w:t xml:space="preserve">, </w:t>
      </w:r>
      <w:r w:rsidR="00145892">
        <w:rPr>
          <w:rFonts w:eastAsia="Times New Roman"/>
          <w:color w:val="0A0A0A"/>
          <w:szCs w:val="28"/>
        </w:rPr>
        <w:t>Sơ</w:t>
      </w:r>
      <w:r w:rsidR="00145892">
        <w:rPr>
          <w:rFonts w:eastAsia="Times New Roman"/>
          <w:color w:val="0A0A0A"/>
          <w:szCs w:val="28"/>
          <w:lang w:val="vi-VN"/>
        </w:rPr>
        <w:t xml:space="preserve"> đồ chân:</w:t>
      </w:r>
    </w:p>
    <w:p w14:paraId="37129A72" w14:textId="77777777" w:rsidR="00627D39" w:rsidRPr="00644A90" w:rsidRDefault="00627D39" w:rsidP="00644A90">
      <w:pPr>
        <w:pStyle w:val="oancuaDanhsach"/>
        <w:numPr>
          <w:ilvl w:val="0"/>
          <w:numId w:val="30"/>
        </w:numPr>
        <w:shd w:val="clear" w:color="auto" w:fill="FFFFFF"/>
        <w:spacing w:before="100" w:beforeAutospacing="1" w:after="144" w:line="240" w:lineRule="auto"/>
        <w:jc w:val="left"/>
        <w:rPr>
          <w:rFonts w:eastAsia="Times New Roman"/>
          <w:color w:val="0A0A0A"/>
          <w:szCs w:val="28"/>
          <w:lang w:val="vi-VN"/>
        </w:rPr>
      </w:pPr>
      <w:r w:rsidRPr="00644A90">
        <w:rPr>
          <w:rFonts w:eastAsia="Times New Roman"/>
          <w:color w:val="0A0A0A"/>
          <w:szCs w:val="28"/>
          <w:lang w:val="vi-VN"/>
        </w:rPr>
        <w:t>VSS: tương đương với GND – cực âm</w:t>
      </w:r>
    </w:p>
    <w:p w14:paraId="5FBBE7EC" w14:textId="77777777" w:rsidR="00627D39" w:rsidRPr="00644A90" w:rsidRDefault="00627D39" w:rsidP="00644A90">
      <w:pPr>
        <w:pStyle w:val="oancuaDanhsach"/>
        <w:numPr>
          <w:ilvl w:val="0"/>
          <w:numId w:val="30"/>
        </w:numPr>
        <w:shd w:val="clear" w:color="auto" w:fill="FFFFFF"/>
        <w:spacing w:before="100" w:beforeAutospacing="1" w:after="144" w:line="240" w:lineRule="auto"/>
        <w:jc w:val="left"/>
        <w:rPr>
          <w:rFonts w:eastAsia="Times New Roman"/>
          <w:color w:val="0A0A0A"/>
          <w:szCs w:val="28"/>
          <w:lang w:val="vi-VN"/>
        </w:rPr>
      </w:pPr>
      <w:r w:rsidRPr="00644A90">
        <w:rPr>
          <w:rFonts w:eastAsia="Times New Roman"/>
          <w:color w:val="0A0A0A"/>
          <w:szCs w:val="28"/>
          <w:lang w:val="vi-VN"/>
        </w:rPr>
        <w:t>VDD: tương đương với VCC – cực dương (5V)</w:t>
      </w:r>
    </w:p>
    <w:p w14:paraId="46BD20C6" w14:textId="77777777" w:rsidR="00627D39" w:rsidRPr="00644A90" w:rsidRDefault="00627D39" w:rsidP="00644A90">
      <w:pPr>
        <w:pStyle w:val="oancuaDanhsach"/>
        <w:numPr>
          <w:ilvl w:val="0"/>
          <w:numId w:val="30"/>
        </w:numPr>
        <w:shd w:val="clear" w:color="auto" w:fill="FFFFFF"/>
        <w:spacing w:before="100" w:beforeAutospacing="1" w:after="144" w:line="240" w:lineRule="auto"/>
        <w:jc w:val="left"/>
        <w:rPr>
          <w:rFonts w:eastAsia="Times New Roman"/>
          <w:color w:val="0A0A0A"/>
          <w:szCs w:val="28"/>
          <w:lang w:val="vi-VN"/>
        </w:rPr>
      </w:pPr>
      <w:r w:rsidRPr="00644A90">
        <w:rPr>
          <w:rFonts w:eastAsia="Times New Roman"/>
          <w:color w:val="0A0A0A"/>
          <w:szCs w:val="28"/>
          <w:lang w:val="vi-VN"/>
        </w:rPr>
        <w:t>Constrast Voltage (Vo): điều khiển độ sáng màn hình</w:t>
      </w:r>
    </w:p>
    <w:p w14:paraId="609F362D" w14:textId="77777777" w:rsidR="00627D39" w:rsidRPr="00644A90" w:rsidRDefault="00627D39" w:rsidP="00644A90">
      <w:pPr>
        <w:pStyle w:val="oancuaDanhsach"/>
        <w:numPr>
          <w:ilvl w:val="0"/>
          <w:numId w:val="30"/>
        </w:numPr>
        <w:shd w:val="clear" w:color="auto" w:fill="FFFFFF"/>
        <w:spacing w:before="100" w:beforeAutospacing="1" w:after="144" w:line="240" w:lineRule="auto"/>
        <w:jc w:val="left"/>
        <w:rPr>
          <w:rFonts w:eastAsia="Times New Roman"/>
          <w:color w:val="0A0A0A"/>
          <w:szCs w:val="28"/>
          <w:lang w:val="vi-VN"/>
        </w:rPr>
      </w:pPr>
      <w:r w:rsidRPr="00644A90">
        <w:rPr>
          <w:rFonts w:eastAsia="Times New Roman"/>
          <w:color w:val="0A0A0A"/>
          <w:szCs w:val="28"/>
          <w:lang w:val="vi-VN"/>
        </w:rPr>
        <w:t>Register Select (RS): điều khiển địa chỉ nào sẽ được ghi dữ liệu</w:t>
      </w:r>
    </w:p>
    <w:p w14:paraId="56EE4BEA" w14:textId="77777777" w:rsidR="00627D39" w:rsidRPr="00644A90" w:rsidRDefault="00627D39" w:rsidP="00644A90">
      <w:pPr>
        <w:pStyle w:val="oancuaDanhsach"/>
        <w:numPr>
          <w:ilvl w:val="0"/>
          <w:numId w:val="30"/>
        </w:numPr>
        <w:shd w:val="clear" w:color="auto" w:fill="FFFFFF"/>
        <w:spacing w:before="100" w:beforeAutospacing="1" w:after="144" w:line="240" w:lineRule="auto"/>
        <w:jc w:val="left"/>
        <w:rPr>
          <w:rFonts w:eastAsia="Times New Roman"/>
          <w:color w:val="0A0A0A"/>
          <w:szCs w:val="28"/>
          <w:lang w:val="vi-VN"/>
        </w:rPr>
      </w:pPr>
      <w:r w:rsidRPr="00644A90">
        <w:rPr>
          <w:rFonts w:eastAsia="Times New Roman"/>
          <w:color w:val="0A0A0A"/>
          <w:szCs w:val="28"/>
          <w:lang w:val="vi-VN"/>
        </w:rPr>
        <w:t>Read/Write (RW): Bạn sẽ đọc (read mode) hay ghi (write mode) dữ liệu? Nó sẽ phụ thuộc vào bạn gửi giá trị gì vào.</w:t>
      </w:r>
    </w:p>
    <w:p w14:paraId="0EE33B9C" w14:textId="77777777" w:rsidR="00627D39" w:rsidRPr="00644A90" w:rsidRDefault="00627D39" w:rsidP="00644A90">
      <w:pPr>
        <w:pStyle w:val="oancuaDanhsach"/>
        <w:numPr>
          <w:ilvl w:val="0"/>
          <w:numId w:val="30"/>
        </w:numPr>
        <w:shd w:val="clear" w:color="auto" w:fill="FFFFFF"/>
        <w:spacing w:before="100" w:beforeAutospacing="1" w:after="144" w:line="240" w:lineRule="auto"/>
        <w:jc w:val="left"/>
        <w:rPr>
          <w:rFonts w:eastAsia="Times New Roman"/>
          <w:color w:val="0A0A0A"/>
          <w:szCs w:val="28"/>
          <w:lang w:val="vi-VN"/>
        </w:rPr>
      </w:pPr>
      <w:r w:rsidRPr="00644A90">
        <w:rPr>
          <w:rFonts w:eastAsia="Times New Roman"/>
          <w:color w:val="0A0A0A"/>
          <w:szCs w:val="28"/>
          <w:lang w:val="vi-VN"/>
        </w:rPr>
        <w:t>Enable pin: Cho phép ghi vào LCD</w:t>
      </w:r>
    </w:p>
    <w:p w14:paraId="3E727CDB" w14:textId="77777777" w:rsidR="00627D39" w:rsidRPr="00644A90" w:rsidRDefault="00627D39" w:rsidP="00644A90">
      <w:pPr>
        <w:pStyle w:val="oancuaDanhsach"/>
        <w:numPr>
          <w:ilvl w:val="0"/>
          <w:numId w:val="30"/>
        </w:numPr>
        <w:shd w:val="clear" w:color="auto" w:fill="FFFFFF"/>
        <w:spacing w:before="100" w:beforeAutospacing="1" w:after="144" w:line="240" w:lineRule="auto"/>
        <w:jc w:val="left"/>
        <w:rPr>
          <w:rFonts w:eastAsia="Times New Roman"/>
          <w:color w:val="0A0A0A"/>
          <w:szCs w:val="28"/>
          <w:lang w:val="vi-VN"/>
        </w:rPr>
      </w:pPr>
      <w:r w:rsidRPr="00644A90">
        <w:rPr>
          <w:rFonts w:eastAsia="Times New Roman"/>
          <w:color w:val="0A0A0A"/>
          <w:szCs w:val="28"/>
          <w:lang w:val="vi-VN"/>
        </w:rPr>
        <w:t>D0 – D7: 8 chân dư liệu, mỗi chân sẽ có giá trị HIGH hoặc LOW nếu bạn đang ở chế độ đọc (read mode) và nó sẽ nhận giá trị HIGH hoặc LOW nếu đang ở chế độ ghi (write mode)</w:t>
      </w:r>
    </w:p>
    <w:p w14:paraId="6C0BDFF8" w14:textId="492CA557" w:rsidR="00145892" w:rsidRPr="00644A90" w:rsidRDefault="00627D39" w:rsidP="00644A90">
      <w:pPr>
        <w:pStyle w:val="oancuaDanhsach"/>
        <w:numPr>
          <w:ilvl w:val="0"/>
          <w:numId w:val="30"/>
        </w:numPr>
        <w:shd w:val="clear" w:color="auto" w:fill="FFFFFF"/>
        <w:spacing w:before="100" w:beforeAutospacing="1" w:after="144" w:line="240" w:lineRule="auto"/>
        <w:jc w:val="left"/>
        <w:rPr>
          <w:rFonts w:eastAsia="Times New Roman"/>
          <w:color w:val="0A0A0A"/>
          <w:szCs w:val="28"/>
          <w:lang w:val="vi-VN"/>
        </w:rPr>
      </w:pPr>
      <w:r w:rsidRPr="00644A90">
        <w:rPr>
          <w:rFonts w:eastAsia="Times New Roman"/>
          <w:color w:val="0A0A0A"/>
          <w:szCs w:val="28"/>
          <w:lang w:val="vi-VN"/>
        </w:rPr>
        <w:t>Backlight (Backlight Anode (+) và Backlight Cathode (-)): Tắt bật đèn màn hình LCD.</w:t>
      </w:r>
    </w:p>
    <w:p w14:paraId="77B2BA74" w14:textId="77777777" w:rsidR="00D96609" w:rsidRPr="00D96609" w:rsidRDefault="00D96609" w:rsidP="00D96609">
      <w:pPr>
        <w:spacing w:before="0" w:after="5" w:line="276" w:lineRule="auto"/>
        <w:rPr>
          <w:szCs w:val="28"/>
          <w:lang w:val="vi-VN"/>
        </w:rPr>
      </w:pPr>
    </w:p>
    <w:p w14:paraId="77651D34" w14:textId="77777777" w:rsidR="00644A90" w:rsidRDefault="00B90264" w:rsidP="00644A90">
      <w:pPr>
        <w:keepNext/>
        <w:spacing w:line="276" w:lineRule="auto"/>
        <w:ind w:firstLine="0"/>
        <w:jc w:val="center"/>
      </w:pPr>
      <w:r w:rsidRPr="000A1E91">
        <w:rPr>
          <w:noProof/>
          <w:szCs w:val="28"/>
        </w:rPr>
        <w:drawing>
          <wp:inline distT="0" distB="0" distL="0" distR="0" wp14:anchorId="4E700FA2" wp14:editId="7C3AD31D">
            <wp:extent cx="4454506" cy="2400300"/>
            <wp:effectExtent l="0" t="0" r="3810" b="0"/>
            <wp:docPr id="24" name="Hình ảnh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4506" cy="2400300"/>
                    </a:xfrm>
                    <a:prstGeom prst="rect">
                      <a:avLst/>
                    </a:prstGeom>
                    <a:noFill/>
                    <a:ln>
                      <a:noFill/>
                    </a:ln>
                  </pic:spPr>
                </pic:pic>
              </a:graphicData>
            </a:graphic>
          </wp:inline>
        </w:drawing>
      </w:r>
    </w:p>
    <w:p w14:paraId="17814BAB" w14:textId="365593B9" w:rsidR="00B90264" w:rsidRPr="00644A90" w:rsidRDefault="00644A90" w:rsidP="00644A90">
      <w:pPr>
        <w:pStyle w:val="Chuthich"/>
        <w:rPr>
          <w:szCs w:val="28"/>
          <w:lang w:val="vi-VN"/>
        </w:rPr>
      </w:pPr>
      <w:bookmarkStart w:id="21" w:name="_Toc129383124"/>
      <w:r>
        <w:t xml:space="preserve">Figure </w:t>
      </w:r>
      <w:fldSimple w:instr=" SEQ Figure \* ARABIC ">
        <w:r w:rsidR="004F76D8">
          <w:rPr>
            <w:noProof/>
          </w:rPr>
          <w:t>3</w:t>
        </w:r>
      </w:fldSimple>
      <w:r>
        <w:rPr>
          <w:lang w:val="vi-VN"/>
        </w:rPr>
        <w:t xml:space="preserve">: </w:t>
      </w:r>
      <w:r w:rsidR="00692009">
        <w:rPr>
          <w:lang w:val="vi-VN"/>
        </w:rPr>
        <w:t>LCD1602</w:t>
      </w:r>
      <w:bookmarkEnd w:id="21"/>
    </w:p>
    <w:p w14:paraId="089AAE5C" w14:textId="27E8CA7A" w:rsidR="00B90264" w:rsidRPr="000A1E91" w:rsidRDefault="00B90264" w:rsidP="00D652BC">
      <w:pPr>
        <w:pStyle w:val="oancuaDanhsach"/>
        <w:numPr>
          <w:ilvl w:val="2"/>
          <w:numId w:val="24"/>
        </w:numPr>
        <w:spacing w:before="0" w:after="5" w:line="276" w:lineRule="auto"/>
        <w:outlineLvl w:val="2"/>
        <w:rPr>
          <w:szCs w:val="28"/>
        </w:rPr>
      </w:pPr>
      <w:bookmarkStart w:id="22" w:name="_Toc128260222"/>
      <w:bookmarkStart w:id="23" w:name="_Toc129383632"/>
      <w:bookmarkStart w:id="24" w:name="_Toc129383984"/>
      <w:r w:rsidRPr="000A1E91">
        <w:rPr>
          <w:szCs w:val="28"/>
        </w:rPr>
        <w:t>DHT11</w:t>
      </w:r>
      <w:bookmarkEnd w:id="22"/>
      <w:bookmarkEnd w:id="23"/>
      <w:bookmarkEnd w:id="24"/>
    </w:p>
    <w:p w14:paraId="311FA543" w14:textId="7E558F9A" w:rsidR="00B90264" w:rsidRPr="00692009" w:rsidRDefault="00692009" w:rsidP="00692009">
      <w:pPr>
        <w:spacing w:before="0" w:after="5" w:line="276" w:lineRule="auto"/>
        <w:rPr>
          <w:szCs w:val="28"/>
        </w:rPr>
      </w:pPr>
      <w:r>
        <w:rPr>
          <w:szCs w:val="28"/>
          <w:lang w:val="en-GB"/>
        </w:rPr>
        <w:t>A</w:t>
      </w:r>
      <w:r>
        <w:rPr>
          <w:szCs w:val="28"/>
          <w:lang w:val="vi-VN"/>
        </w:rPr>
        <w:t xml:space="preserve">, </w:t>
      </w:r>
      <w:r w:rsidR="00B90264" w:rsidRPr="00692009">
        <w:rPr>
          <w:szCs w:val="28"/>
          <w:lang w:val="en-GB"/>
        </w:rPr>
        <w:t>Thông số kỹ thuật:</w:t>
      </w:r>
    </w:p>
    <w:p w14:paraId="2613CAC4" w14:textId="77777777" w:rsidR="00B90264" w:rsidRPr="000A1E91" w:rsidRDefault="00B90264" w:rsidP="00794B9A">
      <w:pPr>
        <w:pStyle w:val="oancuaDanhsach"/>
        <w:numPr>
          <w:ilvl w:val="0"/>
          <w:numId w:val="4"/>
        </w:numPr>
        <w:spacing w:before="0" w:after="5" w:line="276" w:lineRule="auto"/>
        <w:ind w:left="900"/>
        <w:rPr>
          <w:szCs w:val="28"/>
        </w:rPr>
      </w:pPr>
      <w:r w:rsidRPr="000A1E91">
        <w:rPr>
          <w:szCs w:val="28"/>
        </w:rPr>
        <w:t>Nguồn: 3 -&gt; 5 VDC.</w:t>
      </w:r>
    </w:p>
    <w:p w14:paraId="6056895C" w14:textId="77777777" w:rsidR="00B90264" w:rsidRPr="000A1E91" w:rsidRDefault="00B90264" w:rsidP="00794B9A">
      <w:pPr>
        <w:pStyle w:val="oancuaDanhsach"/>
        <w:numPr>
          <w:ilvl w:val="0"/>
          <w:numId w:val="4"/>
        </w:numPr>
        <w:spacing w:before="0" w:after="5" w:line="276" w:lineRule="auto"/>
        <w:ind w:left="900"/>
        <w:rPr>
          <w:szCs w:val="28"/>
        </w:rPr>
      </w:pPr>
      <w:r w:rsidRPr="000A1E91">
        <w:rPr>
          <w:szCs w:val="28"/>
        </w:rPr>
        <w:t>Dòng sử dụng: 2.5mA max (khi truyền dữ liệu).</w:t>
      </w:r>
    </w:p>
    <w:p w14:paraId="72E06530" w14:textId="77777777" w:rsidR="00B90264" w:rsidRPr="000A1E91" w:rsidRDefault="00B90264" w:rsidP="00794B9A">
      <w:pPr>
        <w:pStyle w:val="oancuaDanhsach"/>
        <w:numPr>
          <w:ilvl w:val="0"/>
          <w:numId w:val="4"/>
        </w:numPr>
        <w:spacing w:before="0" w:after="5" w:line="276" w:lineRule="auto"/>
        <w:ind w:left="900"/>
        <w:rPr>
          <w:szCs w:val="28"/>
        </w:rPr>
      </w:pPr>
      <w:r w:rsidRPr="000A1E91">
        <w:rPr>
          <w:szCs w:val="28"/>
        </w:rPr>
        <w:t>Đo tốt ở độ ẩm 0 to 100%RH với sai số ±2%.</w:t>
      </w:r>
    </w:p>
    <w:p w14:paraId="2596C951" w14:textId="77777777" w:rsidR="00B90264" w:rsidRPr="000A1E91" w:rsidRDefault="00B90264" w:rsidP="00794B9A">
      <w:pPr>
        <w:pStyle w:val="oancuaDanhsach"/>
        <w:numPr>
          <w:ilvl w:val="0"/>
          <w:numId w:val="4"/>
        </w:numPr>
        <w:spacing w:before="0" w:after="5" w:line="276" w:lineRule="auto"/>
        <w:ind w:left="900"/>
        <w:rPr>
          <w:szCs w:val="28"/>
        </w:rPr>
      </w:pPr>
      <w:r w:rsidRPr="000A1E91">
        <w:rPr>
          <w:szCs w:val="28"/>
        </w:rPr>
        <w:t>Đo tốt ở nhiệt độ -40 to 80°C sai số ±0.5°C.</w:t>
      </w:r>
    </w:p>
    <w:p w14:paraId="24B5EB0A" w14:textId="77777777" w:rsidR="00B90264" w:rsidRPr="000A1E91" w:rsidRDefault="00B90264" w:rsidP="00794B9A">
      <w:pPr>
        <w:pStyle w:val="oancuaDanhsach"/>
        <w:numPr>
          <w:ilvl w:val="0"/>
          <w:numId w:val="4"/>
        </w:numPr>
        <w:spacing w:before="0" w:after="5" w:line="276" w:lineRule="auto"/>
        <w:ind w:left="900"/>
        <w:rPr>
          <w:szCs w:val="28"/>
        </w:rPr>
      </w:pPr>
      <w:r w:rsidRPr="000A1E91">
        <w:rPr>
          <w:szCs w:val="28"/>
        </w:rPr>
        <w:t>Tần số lấy mẫu tối đa 0.5Hz (2 giây 1 lần)</w:t>
      </w:r>
    </w:p>
    <w:p w14:paraId="7206A477" w14:textId="77777777" w:rsidR="00B90264" w:rsidRPr="000A1E91" w:rsidRDefault="00B90264" w:rsidP="00794B9A">
      <w:pPr>
        <w:pStyle w:val="oancuaDanhsach"/>
        <w:numPr>
          <w:ilvl w:val="0"/>
          <w:numId w:val="4"/>
        </w:numPr>
        <w:spacing w:before="0" w:after="5" w:line="276" w:lineRule="auto"/>
        <w:ind w:left="900"/>
        <w:rPr>
          <w:szCs w:val="28"/>
        </w:rPr>
      </w:pPr>
      <w:r w:rsidRPr="000A1E91">
        <w:rPr>
          <w:szCs w:val="28"/>
        </w:rPr>
        <w:t>Kích thước 27mm x 59mm x 13.5mm (1.05" x 2.32" x 0.53")</w:t>
      </w:r>
    </w:p>
    <w:p w14:paraId="03E04E2A" w14:textId="745BD5C6" w:rsidR="00B90264" w:rsidRPr="000A1E91" w:rsidRDefault="00B90264" w:rsidP="00794B9A">
      <w:pPr>
        <w:pStyle w:val="oancuaDanhsach"/>
        <w:numPr>
          <w:ilvl w:val="0"/>
          <w:numId w:val="26"/>
        </w:numPr>
        <w:spacing w:before="0" w:after="5" w:line="276" w:lineRule="auto"/>
        <w:rPr>
          <w:szCs w:val="28"/>
        </w:rPr>
      </w:pPr>
      <w:r w:rsidRPr="000A1E91">
        <w:rPr>
          <w:szCs w:val="28"/>
        </w:rPr>
        <w:t>Nguyên lý hoạt động</w:t>
      </w:r>
    </w:p>
    <w:p w14:paraId="4F234825" w14:textId="77777777" w:rsidR="00B90264" w:rsidRPr="000A1E91" w:rsidRDefault="00B90264" w:rsidP="00794B9A">
      <w:pPr>
        <w:pStyle w:val="oancuaDanhsach"/>
        <w:numPr>
          <w:ilvl w:val="0"/>
          <w:numId w:val="4"/>
        </w:numPr>
        <w:spacing w:before="0" w:after="5" w:line="276" w:lineRule="auto"/>
        <w:ind w:left="900"/>
        <w:rPr>
          <w:szCs w:val="28"/>
        </w:rPr>
      </w:pPr>
      <w:r w:rsidRPr="000A1E91">
        <w:rPr>
          <w:szCs w:val="28"/>
        </w:rPr>
        <w:t>Sơ đồ kết nối vi xử lý :</w:t>
      </w:r>
    </w:p>
    <w:p w14:paraId="3983B002" w14:textId="77777777" w:rsidR="00EC67D7" w:rsidRDefault="00B90264" w:rsidP="00EC67D7">
      <w:pPr>
        <w:pStyle w:val="oancuaDanhsach"/>
        <w:keepNext/>
        <w:spacing w:line="276" w:lineRule="auto"/>
        <w:ind w:left="1866" w:firstLine="0"/>
      </w:pPr>
      <w:r w:rsidRPr="000A1E91">
        <w:rPr>
          <w:noProof/>
          <w:szCs w:val="28"/>
        </w:rPr>
        <w:drawing>
          <wp:inline distT="0" distB="0" distL="0" distR="0" wp14:anchorId="7F1EE031" wp14:editId="5E8BA1D3">
            <wp:extent cx="3451860" cy="1996440"/>
            <wp:effectExtent l="0" t="0" r="0" b="3810"/>
            <wp:docPr id="1" name="Hình ảnh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r="10119" b="6428"/>
                    <a:stretch/>
                  </pic:blipFill>
                  <pic:spPr bwMode="auto">
                    <a:xfrm>
                      <a:off x="0" y="0"/>
                      <a:ext cx="3451860" cy="1996440"/>
                    </a:xfrm>
                    <a:prstGeom prst="rect">
                      <a:avLst/>
                    </a:prstGeom>
                    <a:ln>
                      <a:noFill/>
                    </a:ln>
                    <a:extLst>
                      <a:ext uri="{53640926-AAD7-44D8-BBD7-CCE9431645EC}">
                        <a14:shadowObscured xmlns:a14="http://schemas.microsoft.com/office/drawing/2010/main"/>
                      </a:ext>
                    </a:extLst>
                  </pic:spPr>
                </pic:pic>
              </a:graphicData>
            </a:graphic>
          </wp:inline>
        </w:drawing>
      </w:r>
    </w:p>
    <w:p w14:paraId="179397B3" w14:textId="57C29C9E" w:rsidR="00B90264" w:rsidRPr="00076C2E" w:rsidRDefault="00EC67D7" w:rsidP="00076C2E">
      <w:pPr>
        <w:pStyle w:val="Chuthich"/>
        <w:rPr>
          <w:szCs w:val="28"/>
          <w:lang w:val="vi-VN"/>
        </w:rPr>
      </w:pPr>
      <w:bookmarkStart w:id="25" w:name="_Toc129383125"/>
      <w:r>
        <w:t xml:space="preserve">Figure </w:t>
      </w:r>
      <w:fldSimple w:instr=" SEQ Figure \* ARABIC ">
        <w:r w:rsidR="004F76D8">
          <w:rPr>
            <w:noProof/>
          </w:rPr>
          <w:t>4</w:t>
        </w:r>
      </w:fldSimple>
      <w:r w:rsidR="00076C2E">
        <w:rPr>
          <w:lang w:val="vi-VN"/>
        </w:rPr>
        <w:t>: kết nối giữa DHT11 với vi điều khiển</w:t>
      </w:r>
      <w:bookmarkEnd w:id="25"/>
    </w:p>
    <w:p w14:paraId="142F62DB" w14:textId="77777777" w:rsidR="00B90264" w:rsidRPr="000A1E91" w:rsidRDefault="00B90264" w:rsidP="00794B9A">
      <w:pPr>
        <w:pStyle w:val="oancuaDanhsach"/>
        <w:numPr>
          <w:ilvl w:val="0"/>
          <w:numId w:val="4"/>
        </w:numPr>
        <w:spacing w:before="0" w:after="5" w:line="276" w:lineRule="auto"/>
        <w:ind w:left="900"/>
        <w:rPr>
          <w:szCs w:val="28"/>
        </w:rPr>
      </w:pPr>
      <w:r w:rsidRPr="000A1E91">
        <w:rPr>
          <w:szCs w:val="28"/>
        </w:rPr>
        <w:t>Nguyên lý hoạt động:</w:t>
      </w:r>
    </w:p>
    <w:p w14:paraId="78F02134" w14:textId="7A60A773" w:rsidR="00B90264" w:rsidRPr="000A1E91" w:rsidRDefault="00B90264" w:rsidP="00794B9A">
      <w:pPr>
        <w:pStyle w:val="oancuaDanhsach"/>
        <w:spacing w:line="276" w:lineRule="auto"/>
        <w:ind w:left="900" w:firstLine="0"/>
        <w:rPr>
          <w:szCs w:val="28"/>
        </w:rPr>
      </w:pPr>
      <w:r w:rsidRPr="000A1E91">
        <w:rPr>
          <w:szCs w:val="28"/>
        </w:rPr>
        <w:t xml:space="preserve">+ Để có thể giao tiếp với DHT11 theo chuẩn </w:t>
      </w:r>
      <w:r w:rsidR="00A416D6">
        <w:rPr>
          <w:szCs w:val="28"/>
        </w:rPr>
        <w:t>1</w:t>
      </w:r>
      <w:r w:rsidR="00A416D6">
        <w:rPr>
          <w:szCs w:val="28"/>
          <w:lang w:val="vi-VN"/>
        </w:rPr>
        <w:t>-wire</w:t>
      </w:r>
      <w:r w:rsidRPr="000A1E91">
        <w:rPr>
          <w:szCs w:val="28"/>
        </w:rPr>
        <w:t xml:space="preserve"> vi xử lý thực hiện theo 2 bước:</w:t>
      </w:r>
    </w:p>
    <w:p w14:paraId="2F36CA31" w14:textId="24F65874" w:rsidR="00B90264" w:rsidRPr="000A1E91" w:rsidRDefault="00A416D6" w:rsidP="00794B9A">
      <w:pPr>
        <w:pStyle w:val="oancuaDanhsach"/>
        <w:spacing w:line="276" w:lineRule="auto"/>
        <w:ind w:left="900" w:firstLine="0"/>
        <w:rPr>
          <w:szCs w:val="28"/>
        </w:rPr>
      </w:pPr>
      <w:r>
        <w:rPr>
          <w:szCs w:val="28"/>
        </w:rPr>
        <w:t>Bước</w:t>
      </w:r>
      <w:r>
        <w:rPr>
          <w:szCs w:val="28"/>
          <w:lang w:val="vi-VN"/>
        </w:rPr>
        <w:t xml:space="preserve"> 1: </w:t>
      </w:r>
      <w:r w:rsidR="00B90264" w:rsidRPr="000A1E91">
        <w:rPr>
          <w:szCs w:val="28"/>
        </w:rPr>
        <w:t>Gửi tin hiệu muốn đo (Start) tới DHT11, sau đó DHT11 xác nhận lại.</w:t>
      </w:r>
    </w:p>
    <w:p w14:paraId="63F78ED8" w14:textId="6330F63B" w:rsidR="00B90264" w:rsidRPr="000A1E91" w:rsidRDefault="00A416D6" w:rsidP="00794B9A">
      <w:pPr>
        <w:pStyle w:val="oancuaDanhsach"/>
        <w:spacing w:line="276" w:lineRule="auto"/>
        <w:ind w:left="900" w:firstLine="0"/>
        <w:rPr>
          <w:szCs w:val="28"/>
        </w:rPr>
      </w:pPr>
      <w:r>
        <w:rPr>
          <w:szCs w:val="28"/>
        </w:rPr>
        <w:t>Bước</w:t>
      </w:r>
      <w:r>
        <w:rPr>
          <w:szCs w:val="28"/>
          <w:lang w:val="vi-VN"/>
        </w:rPr>
        <w:t xml:space="preserve"> 2: </w:t>
      </w:r>
      <w:r w:rsidR="00B90264" w:rsidRPr="000A1E91">
        <w:rPr>
          <w:szCs w:val="28"/>
        </w:rPr>
        <w:t xml:space="preserve">Khi đã giao tiếp được với DHT11, Cảm biến sẽ gửi lại 5 byte dữ liệu </w:t>
      </w:r>
      <w:r>
        <w:rPr>
          <w:szCs w:val="28"/>
        </w:rPr>
        <w:t>l</w:t>
      </w:r>
      <w:r w:rsidR="00B90264" w:rsidRPr="000A1E91">
        <w:rPr>
          <w:szCs w:val="28"/>
        </w:rPr>
        <w:t xml:space="preserve">à nhiệt độ </w:t>
      </w:r>
      <w:r>
        <w:rPr>
          <w:szCs w:val="28"/>
        </w:rPr>
        <w:t>và</w:t>
      </w:r>
      <w:r>
        <w:rPr>
          <w:szCs w:val="28"/>
          <w:lang w:val="vi-VN"/>
        </w:rPr>
        <w:t xml:space="preserve"> độ ẩm </w:t>
      </w:r>
      <w:r w:rsidR="00B90264" w:rsidRPr="000A1E91">
        <w:rPr>
          <w:szCs w:val="28"/>
        </w:rPr>
        <w:t>đo được.</w:t>
      </w:r>
    </w:p>
    <w:p w14:paraId="2B2FD487" w14:textId="68631BDC" w:rsidR="00B90264" w:rsidRPr="000A1E91" w:rsidRDefault="00B90264" w:rsidP="00794B9A">
      <w:pPr>
        <w:pStyle w:val="oancuaDanhsach"/>
        <w:numPr>
          <w:ilvl w:val="0"/>
          <w:numId w:val="7"/>
        </w:numPr>
        <w:spacing w:before="0" w:after="5" w:line="276" w:lineRule="auto"/>
        <w:rPr>
          <w:szCs w:val="28"/>
        </w:rPr>
      </w:pPr>
      <w:r w:rsidRPr="000A1E91">
        <w:rPr>
          <w:szCs w:val="28"/>
        </w:rPr>
        <w:t>Bước 1: gửi tín hiệu Start:</w:t>
      </w:r>
    </w:p>
    <w:p w14:paraId="64F913A3" w14:textId="77777777" w:rsidR="00B90264" w:rsidRPr="000A1E91" w:rsidRDefault="00B90264" w:rsidP="00A416D6">
      <w:pPr>
        <w:spacing w:line="276" w:lineRule="auto"/>
        <w:ind w:firstLine="720"/>
        <w:jc w:val="center"/>
        <w:rPr>
          <w:szCs w:val="28"/>
          <w:lang w:val="en-GB"/>
        </w:rPr>
      </w:pPr>
      <w:r w:rsidRPr="000A1E91">
        <w:rPr>
          <w:noProof/>
          <w:szCs w:val="28"/>
          <w:lang w:eastAsia="vi-VN"/>
        </w:rPr>
        <w:drawing>
          <wp:inline distT="0" distB="0" distL="0" distR="0" wp14:anchorId="2DCBF664" wp14:editId="6AF86917">
            <wp:extent cx="4955613" cy="1737360"/>
            <wp:effectExtent l="0" t="0" r="0" b="0"/>
            <wp:docPr id="5" name="Hình ảnh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5686" cy="1737386"/>
                    </a:xfrm>
                    <a:prstGeom prst="rect">
                      <a:avLst/>
                    </a:prstGeom>
                  </pic:spPr>
                </pic:pic>
              </a:graphicData>
            </a:graphic>
          </wp:inline>
        </w:drawing>
      </w:r>
    </w:p>
    <w:p w14:paraId="427330D4" w14:textId="0726F210" w:rsidR="00B90264" w:rsidRPr="00794B9A" w:rsidRDefault="00B90264" w:rsidP="00794B9A">
      <w:pPr>
        <w:pStyle w:val="oancuaDanhsach"/>
        <w:numPr>
          <w:ilvl w:val="0"/>
          <w:numId w:val="5"/>
        </w:numPr>
        <w:spacing w:before="0" w:after="160" w:line="276" w:lineRule="auto"/>
        <w:rPr>
          <w:szCs w:val="28"/>
          <w:lang w:val="en-GB"/>
        </w:rPr>
      </w:pPr>
      <w:r w:rsidRPr="00794B9A">
        <w:rPr>
          <w:szCs w:val="28"/>
          <w:lang w:val="en-GB"/>
        </w:rPr>
        <w:t>MCU thiết lập chân DATA là Output, kéo chân DATA xuống 0 trong khoảng thời gian &gt;18ms. Khi đó DHT11 sẽ hiểu MCU muốn đo giá trị nhiệt độ và độ ẩm. MCU đưa chân DATA lên 1, sau đó thiết lập lại là chân đầu vào.</w:t>
      </w:r>
    </w:p>
    <w:p w14:paraId="5824FBF9" w14:textId="77777777" w:rsidR="00B90264" w:rsidRPr="000A1E91" w:rsidRDefault="00B90264" w:rsidP="00794B9A">
      <w:pPr>
        <w:pStyle w:val="oancuaDanhsach"/>
        <w:numPr>
          <w:ilvl w:val="0"/>
          <w:numId w:val="5"/>
        </w:numPr>
        <w:spacing w:before="0" w:after="160" w:line="276" w:lineRule="auto"/>
        <w:ind w:hanging="366"/>
        <w:rPr>
          <w:szCs w:val="28"/>
          <w:lang w:val="en-GB"/>
        </w:rPr>
      </w:pPr>
      <w:r w:rsidRPr="000A1E91">
        <w:rPr>
          <w:szCs w:val="28"/>
          <w:lang w:val="en-GB"/>
        </w:rPr>
        <w:t>Sau khoảng 20-40us, DHT11 sẽ kéo chân DATA xuống thấp. Nếu &gt;40us mà chân DATA ko được kéo xuống thấp nghĩa là ko giao tiếp được với DHT11.</w:t>
      </w:r>
    </w:p>
    <w:p w14:paraId="1DE359D3" w14:textId="77777777" w:rsidR="00B90264" w:rsidRPr="000A1E91" w:rsidRDefault="00B90264" w:rsidP="00794B9A">
      <w:pPr>
        <w:pStyle w:val="oancuaDanhsach"/>
        <w:numPr>
          <w:ilvl w:val="0"/>
          <w:numId w:val="6"/>
        </w:numPr>
        <w:spacing w:before="0" w:after="160" w:line="276" w:lineRule="auto"/>
        <w:ind w:hanging="366"/>
        <w:rPr>
          <w:szCs w:val="28"/>
          <w:lang w:val="en-GB"/>
        </w:rPr>
      </w:pPr>
      <w:r w:rsidRPr="000A1E91">
        <w:rPr>
          <w:szCs w:val="28"/>
          <w:lang w:val="en-GB"/>
        </w:rPr>
        <w:t>Chân DATA sẽ ở mức thấp 80us sau đó nó được DHT11 kéo lên cao trong 80us. Bằng việc giám sát chân DATA, MCU có thể biết được có giao tiếp được với DHT11 ko. Nếu tín hiệu đo được DHT11 lên cao, khi đó hoàn thiện quá trình giao tiếp của MCU với DHT.</w:t>
      </w:r>
    </w:p>
    <w:p w14:paraId="35F9A960" w14:textId="77777777" w:rsidR="00B90264" w:rsidRPr="000A1E91" w:rsidRDefault="00B90264" w:rsidP="00794B9A">
      <w:pPr>
        <w:spacing w:line="276" w:lineRule="auto"/>
        <w:ind w:firstLine="720"/>
        <w:rPr>
          <w:szCs w:val="28"/>
          <w:lang w:val="en-GB"/>
        </w:rPr>
      </w:pPr>
      <w:r w:rsidRPr="000A1E91">
        <w:rPr>
          <w:szCs w:val="28"/>
          <w:lang w:val="en-GB"/>
        </w:rPr>
        <w:t>- Bước 2: đọc giá trị trên DHT11</w:t>
      </w:r>
    </w:p>
    <w:p w14:paraId="45E3AAC8" w14:textId="77777777" w:rsidR="00B90264" w:rsidRPr="000A1E91" w:rsidRDefault="00B90264" w:rsidP="00794B9A">
      <w:pPr>
        <w:pStyle w:val="oancuaDanhsach"/>
        <w:numPr>
          <w:ilvl w:val="0"/>
          <w:numId w:val="6"/>
        </w:numPr>
        <w:spacing w:before="0" w:after="160" w:line="276" w:lineRule="auto"/>
        <w:rPr>
          <w:szCs w:val="28"/>
          <w:lang w:val="en-GB"/>
        </w:rPr>
      </w:pPr>
      <w:r w:rsidRPr="000A1E91">
        <w:rPr>
          <w:szCs w:val="28"/>
          <w:lang w:val="en-GB"/>
        </w:rPr>
        <w:t>DHT11 sẽ trả giá trị nhiệt độ và độ ẩm về dưới dạng 5 byte. Trong đó:</w:t>
      </w:r>
    </w:p>
    <w:p w14:paraId="4A1B8B81" w14:textId="77777777" w:rsidR="00B90264" w:rsidRPr="000A1E91" w:rsidRDefault="00B90264" w:rsidP="00794B9A">
      <w:pPr>
        <w:spacing w:line="276" w:lineRule="auto"/>
        <w:ind w:left="1134"/>
        <w:rPr>
          <w:szCs w:val="28"/>
          <w:lang w:val="en-GB"/>
        </w:rPr>
      </w:pPr>
      <w:r w:rsidRPr="000A1E91">
        <w:rPr>
          <w:szCs w:val="28"/>
          <w:lang w:val="en-GB"/>
        </w:rPr>
        <w:t>Byte 1: giá trị phần nguyên của độ ẩm (RH%)</w:t>
      </w:r>
    </w:p>
    <w:p w14:paraId="1DC3AD54" w14:textId="77777777" w:rsidR="00B90264" w:rsidRPr="000A1E91" w:rsidRDefault="00B90264" w:rsidP="00794B9A">
      <w:pPr>
        <w:spacing w:line="276" w:lineRule="auto"/>
        <w:ind w:left="1134"/>
        <w:rPr>
          <w:szCs w:val="28"/>
          <w:lang w:val="en-GB"/>
        </w:rPr>
      </w:pPr>
      <w:r w:rsidRPr="000A1E91">
        <w:rPr>
          <w:szCs w:val="28"/>
          <w:lang w:val="en-GB"/>
        </w:rPr>
        <w:t>Byte 2: giá trị phần thập phân của độ ẩm (RH%)</w:t>
      </w:r>
    </w:p>
    <w:p w14:paraId="76DD44B5" w14:textId="77777777" w:rsidR="00B90264" w:rsidRPr="000A1E91" w:rsidRDefault="00B90264" w:rsidP="00794B9A">
      <w:pPr>
        <w:spacing w:line="276" w:lineRule="auto"/>
        <w:ind w:left="1134"/>
        <w:rPr>
          <w:szCs w:val="28"/>
          <w:lang w:val="en-GB"/>
        </w:rPr>
      </w:pPr>
      <w:r w:rsidRPr="000A1E91">
        <w:rPr>
          <w:szCs w:val="28"/>
          <w:lang w:val="en-GB"/>
        </w:rPr>
        <w:t>Byte 3: giá trị phần nguyên của nhiệt độ (TC)</w:t>
      </w:r>
    </w:p>
    <w:p w14:paraId="21A1C1C0" w14:textId="77777777" w:rsidR="00B90264" w:rsidRPr="000A1E91" w:rsidRDefault="00B90264" w:rsidP="00794B9A">
      <w:pPr>
        <w:spacing w:line="276" w:lineRule="auto"/>
        <w:ind w:left="1134"/>
        <w:rPr>
          <w:szCs w:val="28"/>
          <w:lang w:val="en-GB"/>
        </w:rPr>
      </w:pPr>
      <w:r w:rsidRPr="000A1E91">
        <w:rPr>
          <w:szCs w:val="28"/>
          <w:lang w:val="en-GB"/>
        </w:rPr>
        <w:t>Byte 4 : giá trị phần thập phân của nhiệt độ (TC)</w:t>
      </w:r>
    </w:p>
    <w:p w14:paraId="5592AF1A" w14:textId="77777777" w:rsidR="00B90264" w:rsidRPr="000A1E91" w:rsidRDefault="00B90264" w:rsidP="00794B9A">
      <w:pPr>
        <w:spacing w:line="276" w:lineRule="auto"/>
        <w:ind w:left="1134"/>
        <w:rPr>
          <w:szCs w:val="28"/>
          <w:lang w:val="en-GB"/>
        </w:rPr>
      </w:pPr>
      <w:r w:rsidRPr="000A1E91">
        <w:rPr>
          <w:szCs w:val="28"/>
          <w:lang w:val="en-GB"/>
        </w:rPr>
        <w:t>Byte 5 : kiểm tra tổng.</w:t>
      </w:r>
    </w:p>
    <w:p w14:paraId="775455CE" w14:textId="77777777" w:rsidR="00B90264" w:rsidRPr="000A1E91" w:rsidRDefault="00B90264" w:rsidP="00794B9A">
      <w:pPr>
        <w:spacing w:line="276" w:lineRule="auto"/>
        <w:ind w:left="1134"/>
        <w:rPr>
          <w:szCs w:val="28"/>
          <w:lang w:val="en-GB"/>
        </w:rPr>
      </w:pPr>
      <w:r w:rsidRPr="000A1E91">
        <w:rPr>
          <w:szCs w:val="28"/>
          <w:lang w:val="en-GB"/>
        </w:rPr>
        <w:t>Nếu Byte 5 = (8 bit) (Byte1 +Byte2 +Byte3 + Byte4) thì giá trị độ ẩm và nhiệt độ là chính xác, nếu sai thì kết quả đo không có nghĩa.</w:t>
      </w:r>
    </w:p>
    <w:p w14:paraId="796CA61C" w14:textId="77777777" w:rsidR="00B90264" w:rsidRPr="000A1E91" w:rsidRDefault="00B90264" w:rsidP="00794B9A">
      <w:pPr>
        <w:pStyle w:val="oancuaDanhsach"/>
        <w:numPr>
          <w:ilvl w:val="0"/>
          <w:numId w:val="6"/>
        </w:numPr>
        <w:spacing w:before="0" w:after="160" w:line="276" w:lineRule="auto"/>
        <w:rPr>
          <w:szCs w:val="28"/>
          <w:lang w:val="en-GB"/>
        </w:rPr>
      </w:pPr>
      <w:r w:rsidRPr="000A1E91">
        <w:rPr>
          <w:szCs w:val="28"/>
          <w:lang w:val="en-GB"/>
        </w:rPr>
        <w:t>Đọc dữ liệu:</w:t>
      </w:r>
    </w:p>
    <w:p w14:paraId="582D7E20" w14:textId="77777777" w:rsidR="00B90264" w:rsidRPr="000A1E91" w:rsidRDefault="00B90264" w:rsidP="00794B9A">
      <w:pPr>
        <w:spacing w:line="276" w:lineRule="auto"/>
        <w:ind w:left="1134"/>
        <w:rPr>
          <w:szCs w:val="28"/>
          <w:lang w:val="en-GB"/>
        </w:rPr>
      </w:pPr>
      <w:r w:rsidRPr="000A1E91">
        <w:rPr>
          <w:szCs w:val="28"/>
          <w:lang w:val="en-GB"/>
        </w:rPr>
        <w:t>Sau khi giao tiếp được với DHT11, DHT11 sẽ gửi liên tiếp 40 bit 0 hoặc 1 về MCU, tương ứng chia thành 5 byte kết quả của nhiệt độ và độ ẩm.</w:t>
      </w:r>
    </w:p>
    <w:p w14:paraId="644C7880" w14:textId="77777777" w:rsidR="00B90264" w:rsidRPr="009911C0" w:rsidRDefault="00B90264" w:rsidP="00794B9A">
      <w:pPr>
        <w:spacing w:line="276" w:lineRule="auto"/>
        <w:ind w:left="1134"/>
        <w:rPr>
          <w:szCs w:val="28"/>
        </w:rPr>
      </w:pPr>
      <w:r w:rsidRPr="000A1E91">
        <w:rPr>
          <w:szCs w:val="28"/>
          <w:lang w:val="en-GB"/>
        </w:rPr>
        <w:t>Bit 0 :</w:t>
      </w:r>
    </w:p>
    <w:p w14:paraId="64B7AF66" w14:textId="77777777" w:rsidR="00B90264" w:rsidRPr="000A1E91" w:rsidRDefault="00B90264" w:rsidP="000D453F">
      <w:pPr>
        <w:spacing w:line="276" w:lineRule="auto"/>
        <w:ind w:left="1134"/>
        <w:jc w:val="center"/>
        <w:rPr>
          <w:szCs w:val="28"/>
          <w:lang w:val="en-GB"/>
        </w:rPr>
      </w:pPr>
      <w:r w:rsidRPr="000A1E91">
        <w:rPr>
          <w:noProof/>
          <w:szCs w:val="28"/>
          <w:lang w:eastAsia="vi-VN"/>
        </w:rPr>
        <w:drawing>
          <wp:inline distT="0" distB="0" distL="0" distR="0" wp14:anchorId="2985497E" wp14:editId="7961397E">
            <wp:extent cx="4030980" cy="2286000"/>
            <wp:effectExtent l="0" t="0" r="7620" b="0"/>
            <wp:docPr id="6" name="Hình ảnh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0980" cy="2286000"/>
                    </a:xfrm>
                    <a:prstGeom prst="rect">
                      <a:avLst/>
                    </a:prstGeom>
                  </pic:spPr>
                </pic:pic>
              </a:graphicData>
            </a:graphic>
          </wp:inline>
        </w:drawing>
      </w:r>
    </w:p>
    <w:p w14:paraId="75D0C148" w14:textId="77777777" w:rsidR="00B90264" w:rsidRPr="000A1E91" w:rsidRDefault="00B90264" w:rsidP="00794B9A">
      <w:pPr>
        <w:spacing w:line="276" w:lineRule="auto"/>
        <w:ind w:left="1134"/>
        <w:rPr>
          <w:szCs w:val="28"/>
          <w:lang w:val="en-GB"/>
        </w:rPr>
      </w:pPr>
      <w:r w:rsidRPr="000A1E91">
        <w:rPr>
          <w:szCs w:val="28"/>
          <w:lang w:val="en-GB"/>
        </w:rPr>
        <w:t>Bit 1:</w:t>
      </w:r>
    </w:p>
    <w:p w14:paraId="6493D034" w14:textId="77777777" w:rsidR="00B90264" w:rsidRPr="000A1E91" w:rsidRDefault="00B90264" w:rsidP="000D453F">
      <w:pPr>
        <w:spacing w:line="276" w:lineRule="auto"/>
        <w:ind w:left="1134"/>
        <w:jc w:val="center"/>
        <w:rPr>
          <w:szCs w:val="28"/>
          <w:lang w:val="en-GB"/>
        </w:rPr>
      </w:pPr>
      <w:r w:rsidRPr="000A1E91">
        <w:rPr>
          <w:noProof/>
          <w:szCs w:val="28"/>
          <w:lang w:eastAsia="vi-VN"/>
        </w:rPr>
        <w:drawing>
          <wp:inline distT="0" distB="0" distL="0" distR="0" wp14:anchorId="21E784FF" wp14:editId="49E5E59B">
            <wp:extent cx="3749040" cy="1897380"/>
            <wp:effectExtent l="0" t="0" r="3810" b="7620"/>
            <wp:docPr id="7" name="Hình ảnh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49040" cy="1897380"/>
                    </a:xfrm>
                    <a:prstGeom prst="rect">
                      <a:avLst/>
                    </a:prstGeom>
                  </pic:spPr>
                </pic:pic>
              </a:graphicData>
            </a:graphic>
          </wp:inline>
        </w:drawing>
      </w:r>
    </w:p>
    <w:p w14:paraId="58E0A8D2" w14:textId="3332F8C3" w:rsidR="00B90264" w:rsidRDefault="00B90264" w:rsidP="00794B9A">
      <w:pPr>
        <w:rPr>
          <w:szCs w:val="28"/>
          <w:lang w:val="vi-VN"/>
        </w:rPr>
      </w:pPr>
      <w:r w:rsidRPr="000A1E91">
        <w:rPr>
          <w:szCs w:val="28"/>
          <w:lang w:val="en-GB"/>
        </w:rPr>
        <w:t xml:space="preserve">Sau khi tín hiệu được đưa về 0, ta đợi chân DATA của MCU được DHT11 kéo lên 1. Nếu chân DATA là 1 trong khoảng 26-28 us thì là 0, còn nếu tồn tại 70us là 1. Do đó trong lập trình ta bắt sườn lên của chân DATA, sau đó delay 40us. Nếu giá trị đo được là 0 thì ta đọc được bit 0, nếu giá trị đo được là 1 thì giá trị đo được là 1. Cứ như thế ta đọc các bit tiếp </w:t>
      </w:r>
      <w:r w:rsidR="00FD0BD4">
        <w:rPr>
          <w:szCs w:val="28"/>
          <w:lang w:val="en-GB"/>
        </w:rPr>
        <w:t>theo</w:t>
      </w:r>
      <w:r w:rsidR="00FD0BD4">
        <w:rPr>
          <w:szCs w:val="28"/>
          <w:lang w:val="vi-VN"/>
        </w:rPr>
        <w:t>.</w:t>
      </w:r>
    </w:p>
    <w:p w14:paraId="1132E9AD" w14:textId="77777777" w:rsidR="00FD0BD4" w:rsidRDefault="00FD0BD4" w:rsidP="00794B9A">
      <w:pPr>
        <w:rPr>
          <w:szCs w:val="28"/>
          <w:lang w:val="vi-VN"/>
        </w:rPr>
      </w:pPr>
    </w:p>
    <w:p w14:paraId="2135BA75" w14:textId="77777777" w:rsidR="00FD0BD4" w:rsidRDefault="00FD0BD4" w:rsidP="00794B9A">
      <w:pPr>
        <w:rPr>
          <w:szCs w:val="28"/>
          <w:lang w:val="vi-VN"/>
        </w:rPr>
      </w:pPr>
    </w:p>
    <w:p w14:paraId="7750F241" w14:textId="77777777" w:rsidR="00FD0BD4" w:rsidRDefault="00FD0BD4" w:rsidP="00794B9A">
      <w:pPr>
        <w:rPr>
          <w:szCs w:val="28"/>
          <w:lang w:val="vi-VN"/>
        </w:rPr>
      </w:pPr>
    </w:p>
    <w:p w14:paraId="51FCAB5D" w14:textId="77777777" w:rsidR="00FD0BD4" w:rsidRDefault="00FD0BD4" w:rsidP="00794B9A">
      <w:pPr>
        <w:rPr>
          <w:szCs w:val="28"/>
          <w:lang w:val="vi-VN"/>
        </w:rPr>
      </w:pPr>
    </w:p>
    <w:p w14:paraId="6E177F9F" w14:textId="77777777" w:rsidR="00FD0BD4" w:rsidRDefault="00FD0BD4" w:rsidP="00794B9A">
      <w:pPr>
        <w:rPr>
          <w:szCs w:val="28"/>
          <w:lang w:val="vi-VN"/>
        </w:rPr>
      </w:pPr>
    </w:p>
    <w:p w14:paraId="74ADA66E" w14:textId="77777777" w:rsidR="00FD0BD4" w:rsidRPr="00FD0BD4" w:rsidRDefault="00FD0BD4" w:rsidP="00794B9A">
      <w:pPr>
        <w:rPr>
          <w:szCs w:val="28"/>
          <w:lang w:val="vi-VN"/>
        </w:rPr>
      </w:pPr>
    </w:p>
    <w:p w14:paraId="3CB16EBD" w14:textId="28BF006A" w:rsidR="00B90264" w:rsidRDefault="00B90264" w:rsidP="00D652BC">
      <w:pPr>
        <w:pStyle w:val="oancuaDanhsach"/>
        <w:numPr>
          <w:ilvl w:val="2"/>
          <w:numId w:val="24"/>
        </w:numPr>
        <w:spacing w:before="0" w:after="5" w:line="357" w:lineRule="auto"/>
        <w:outlineLvl w:val="2"/>
        <w:rPr>
          <w:szCs w:val="28"/>
          <w:lang w:val="en-GB"/>
        </w:rPr>
      </w:pPr>
      <w:bookmarkStart w:id="26" w:name="_Toc129383633"/>
      <w:bookmarkStart w:id="27" w:name="_Toc129383985"/>
      <w:r w:rsidRPr="000960D5">
        <w:rPr>
          <w:szCs w:val="28"/>
          <w:lang w:val="en-GB"/>
        </w:rPr>
        <w:t>Module cảm biến siêu âm H</w:t>
      </w:r>
      <w:r w:rsidR="009911C0" w:rsidRPr="000960D5">
        <w:rPr>
          <w:szCs w:val="28"/>
          <w:lang w:val="en-GB"/>
        </w:rPr>
        <w:t>C</w:t>
      </w:r>
      <w:r w:rsidRPr="000960D5">
        <w:rPr>
          <w:szCs w:val="28"/>
          <w:lang w:val="en-GB"/>
        </w:rPr>
        <w:t>-SR05</w:t>
      </w:r>
      <w:bookmarkEnd w:id="26"/>
      <w:bookmarkEnd w:id="27"/>
    </w:p>
    <w:p w14:paraId="326687FE" w14:textId="77777777" w:rsidR="00FD0BD4" w:rsidRDefault="00447BA5" w:rsidP="00FD0BD4">
      <w:pPr>
        <w:keepNext/>
        <w:spacing w:before="0" w:after="5" w:line="357" w:lineRule="auto"/>
        <w:ind w:left="340" w:firstLine="0"/>
        <w:jc w:val="center"/>
      </w:pPr>
      <w:r>
        <w:rPr>
          <w:noProof/>
          <w:szCs w:val="28"/>
          <w:lang w:val="en-GB"/>
        </w:rPr>
        <w:drawing>
          <wp:inline distT="0" distB="0" distL="0" distR="0" wp14:anchorId="6AA5E3F0" wp14:editId="6E3F9CF4">
            <wp:extent cx="2781300" cy="164592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45920"/>
                    </a:xfrm>
                    <a:prstGeom prst="rect">
                      <a:avLst/>
                    </a:prstGeom>
                    <a:noFill/>
                    <a:ln>
                      <a:noFill/>
                    </a:ln>
                  </pic:spPr>
                </pic:pic>
              </a:graphicData>
            </a:graphic>
          </wp:inline>
        </w:drawing>
      </w:r>
    </w:p>
    <w:p w14:paraId="4BFE5ACE" w14:textId="26B40AB9" w:rsidR="00FD0BD4" w:rsidRPr="00FD0BD4" w:rsidRDefault="00FD0BD4" w:rsidP="00FD0BD4">
      <w:pPr>
        <w:pStyle w:val="Chuthich"/>
        <w:rPr>
          <w:lang w:val="vi-VN"/>
        </w:rPr>
      </w:pPr>
      <w:bookmarkStart w:id="28" w:name="_Toc129383126"/>
      <w:r>
        <w:t xml:space="preserve">Figure </w:t>
      </w:r>
      <w:fldSimple w:instr=" SEQ Figure \* ARABIC ">
        <w:r w:rsidR="004F76D8">
          <w:rPr>
            <w:noProof/>
          </w:rPr>
          <w:t>5</w:t>
        </w:r>
      </w:fldSimple>
      <w:r>
        <w:rPr>
          <w:lang w:val="vi-VN"/>
        </w:rPr>
        <w:t>: module cảm biến siêu âm HC-SR04</w:t>
      </w:r>
      <w:bookmarkEnd w:id="28"/>
    </w:p>
    <w:p w14:paraId="7DF21FB9" w14:textId="6A55E0C1" w:rsidR="00B90264" w:rsidRPr="000960D5" w:rsidRDefault="00B90264" w:rsidP="000960D5">
      <w:pPr>
        <w:ind w:firstLine="0"/>
        <w:rPr>
          <w:szCs w:val="28"/>
          <w:lang w:val="en-GB"/>
        </w:rPr>
      </w:pPr>
      <w:r w:rsidRPr="000960D5">
        <w:rPr>
          <w:szCs w:val="28"/>
          <w:lang w:val="en-GB"/>
        </w:rPr>
        <w:t>Ứng dụng</w:t>
      </w:r>
      <w:r w:rsidR="00F846D6">
        <w:rPr>
          <w:szCs w:val="28"/>
          <w:lang w:val="en-GB"/>
        </w:rPr>
        <w:t>:</w:t>
      </w:r>
    </w:p>
    <w:p w14:paraId="49BCD57E" w14:textId="58AB0368" w:rsidR="00B90264" w:rsidRPr="000960D5" w:rsidRDefault="00B90264" w:rsidP="000960D5">
      <w:pPr>
        <w:ind w:firstLine="0"/>
        <w:rPr>
          <w:szCs w:val="28"/>
          <w:lang w:val="en-GB"/>
        </w:rPr>
      </w:pPr>
      <w:r w:rsidRPr="000960D5">
        <w:rPr>
          <w:szCs w:val="28"/>
          <w:lang w:val="en-GB"/>
        </w:rPr>
        <w:t xml:space="preserve">Dùng đo khoảng cách, đo mực chất lỏng, robot dò đường,phát hiện các vết đứt gãy trong dây cáp. </w:t>
      </w:r>
    </w:p>
    <w:p w14:paraId="6C573077" w14:textId="18271ADF" w:rsidR="00B90264" w:rsidRPr="000960D5" w:rsidRDefault="00FD0BD4" w:rsidP="000960D5">
      <w:pPr>
        <w:ind w:firstLine="0"/>
        <w:rPr>
          <w:szCs w:val="28"/>
          <w:lang w:val="en-GB"/>
        </w:rPr>
      </w:pPr>
      <w:r>
        <w:rPr>
          <w:szCs w:val="28"/>
          <w:lang w:val="en-GB"/>
        </w:rPr>
        <w:t>A</w:t>
      </w:r>
      <w:r>
        <w:rPr>
          <w:szCs w:val="28"/>
          <w:lang w:val="vi-VN"/>
        </w:rPr>
        <w:t xml:space="preserve">, </w:t>
      </w:r>
      <w:r w:rsidR="00B90264" w:rsidRPr="000960D5">
        <w:rPr>
          <w:szCs w:val="28"/>
          <w:lang w:val="en-GB"/>
        </w:rPr>
        <w:t>Thông số kỹ thuật</w:t>
      </w:r>
    </w:p>
    <w:p w14:paraId="67EB426F" w14:textId="77777777" w:rsidR="00B90264" w:rsidRPr="000A1E91" w:rsidRDefault="00B90264" w:rsidP="00F846D6">
      <w:pPr>
        <w:pStyle w:val="oancuaDanhsach"/>
        <w:ind w:left="540" w:firstLine="0"/>
        <w:rPr>
          <w:szCs w:val="28"/>
          <w:lang w:val="en-GB"/>
        </w:rPr>
      </w:pPr>
      <w:r w:rsidRPr="000A1E91">
        <w:rPr>
          <w:szCs w:val="28"/>
          <w:lang w:val="en-GB"/>
        </w:rPr>
        <w:t>- Điện áp vào: 5V</w:t>
      </w:r>
    </w:p>
    <w:p w14:paraId="47608A3E" w14:textId="77777777" w:rsidR="00B90264" w:rsidRPr="000A1E91" w:rsidRDefault="00B90264" w:rsidP="00F846D6">
      <w:pPr>
        <w:pStyle w:val="oancuaDanhsach"/>
        <w:ind w:left="540" w:firstLine="0"/>
        <w:rPr>
          <w:szCs w:val="28"/>
          <w:lang w:val="en-GB"/>
        </w:rPr>
      </w:pPr>
      <w:r w:rsidRPr="000A1E91">
        <w:rPr>
          <w:szCs w:val="28"/>
          <w:lang w:val="en-GB"/>
        </w:rPr>
        <w:t>- Dòng tiêu thụ : &lt;2mA</w:t>
      </w:r>
    </w:p>
    <w:p w14:paraId="5DA45845" w14:textId="77777777" w:rsidR="00B90264" w:rsidRPr="000A1E91" w:rsidRDefault="00B90264" w:rsidP="00F846D6">
      <w:pPr>
        <w:pStyle w:val="oancuaDanhsach"/>
        <w:ind w:left="540" w:firstLine="0"/>
        <w:rPr>
          <w:szCs w:val="28"/>
          <w:lang w:val="en-GB"/>
        </w:rPr>
      </w:pPr>
      <w:r w:rsidRPr="000A1E91">
        <w:rPr>
          <w:szCs w:val="28"/>
          <w:lang w:val="en-GB"/>
        </w:rPr>
        <w:t>- Tín hiệu đầu ra: xung HIGH(5V) và LOW(0V)</w:t>
      </w:r>
    </w:p>
    <w:p w14:paraId="04DB308D" w14:textId="77777777" w:rsidR="00B90264" w:rsidRPr="000A1E91" w:rsidRDefault="00B90264" w:rsidP="00F846D6">
      <w:pPr>
        <w:pStyle w:val="oancuaDanhsach"/>
        <w:ind w:left="540" w:firstLine="0"/>
        <w:rPr>
          <w:szCs w:val="28"/>
          <w:lang w:val="en-GB"/>
        </w:rPr>
      </w:pPr>
      <w:r w:rsidRPr="000A1E91">
        <w:rPr>
          <w:szCs w:val="28"/>
          <w:lang w:val="en-GB"/>
        </w:rPr>
        <w:t>- Khoảng cách đo : 2cm – 450cm</w:t>
      </w:r>
    </w:p>
    <w:p w14:paraId="67E250C2" w14:textId="77777777" w:rsidR="00B90264" w:rsidRPr="000A1E91" w:rsidRDefault="00B90264" w:rsidP="00F846D6">
      <w:pPr>
        <w:pStyle w:val="oancuaDanhsach"/>
        <w:ind w:left="540" w:firstLine="0"/>
        <w:rPr>
          <w:szCs w:val="28"/>
          <w:lang w:val="en-GB"/>
        </w:rPr>
      </w:pPr>
      <w:r w:rsidRPr="000A1E91">
        <w:rPr>
          <w:szCs w:val="28"/>
          <w:lang w:val="en-GB"/>
        </w:rPr>
        <w:t>- Độ chính xác : 0.5cm</w:t>
      </w:r>
    </w:p>
    <w:p w14:paraId="704123E0" w14:textId="77777777" w:rsidR="00B90264" w:rsidRPr="000A1E91" w:rsidRDefault="00B90264" w:rsidP="00F846D6">
      <w:pPr>
        <w:pStyle w:val="oancuaDanhsach"/>
        <w:ind w:left="540" w:firstLine="0"/>
        <w:rPr>
          <w:szCs w:val="28"/>
          <w:lang w:val="en-GB"/>
        </w:rPr>
      </w:pPr>
      <w:r w:rsidRPr="000A1E91">
        <w:rPr>
          <w:szCs w:val="28"/>
          <w:lang w:val="en-GB"/>
        </w:rPr>
        <w:t>- Kích thước: 20*45*15mm</w:t>
      </w:r>
    </w:p>
    <w:p w14:paraId="0E0A3CD1" w14:textId="77777777" w:rsidR="00B90264" w:rsidRPr="000A1E91" w:rsidRDefault="00B90264" w:rsidP="00F846D6">
      <w:pPr>
        <w:pStyle w:val="oancuaDanhsach"/>
        <w:ind w:left="540" w:firstLine="0"/>
        <w:rPr>
          <w:szCs w:val="28"/>
          <w:lang w:val="en-GB"/>
        </w:rPr>
      </w:pPr>
      <w:r w:rsidRPr="000A1E91">
        <w:rPr>
          <w:szCs w:val="28"/>
          <w:lang w:val="en-GB"/>
        </w:rPr>
        <w:t>- Góc cảm biến :&lt;15 độ</w:t>
      </w:r>
    </w:p>
    <w:p w14:paraId="39CBDBE4" w14:textId="5377594C" w:rsidR="00B90264" w:rsidRPr="000A1E91" w:rsidRDefault="00B90264" w:rsidP="00F846D6">
      <w:pPr>
        <w:pStyle w:val="oancuaDanhsach"/>
        <w:ind w:left="540" w:firstLine="0"/>
        <w:rPr>
          <w:szCs w:val="28"/>
          <w:lang w:val="en-GB"/>
        </w:rPr>
      </w:pPr>
      <w:r w:rsidRPr="000A1E91">
        <w:rPr>
          <w:szCs w:val="28"/>
          <w:lang w:val="en-GB"/>
        </w:rPr>
        <w:t>Sơ đồ chân: có 5 chân</w:t>
      </w:r>
      <w:r w:rsidR="00F846D6">
        <w:rPr>
          <w:szCs w:val="28"/>
          <w:lang w:val="en-GB"/>
        </w:rPr>
        <w:t>:</w:t>
      </w:r>
    </w:p>
    <w:p w14:paraId="5CBF9BFC" w14:textId="77777777" w:rsidR="00B90264" w:rsidRPr="000A1E91" w:rsidRDefault="00B90264" w:rsidP="00F846D6">
      <w:pPr>
        <w:pStyle w:val="oancuaDanhsach"/>
        <w:ind w:left="540" w:firstLine="0"/>
        <w:rPr>
          <w:szCs w:val="28"/>
          <w:lang w:val="en-GB"/>
        </w:rPr>
      </w:pPr>
      <w:r w:rsidRPr="000A1E91">
        <w:rPr>
          <w:szCs w:val="28"/>
          <w:lang w:val="en-GB"/>
        </w:rPr>
        <w:t>1. VCC : 5V.</w:t>
      </w:r>
    </w:p>
    <w:p w14:paraId="3DCFEA70" w14:textId="77777777" w:rsidR="00B90264" w:rsidRPr="000A1E91" w:rsidRDefault="00B90264" w:rsidP="00F846D6">
      <w:pPr>
        <w:pStyle w:val="oancuaDanhsach"/>
        <w:ind w:left="540" w:firstLine="0"/>
        <w:rPr>
          <w:szCs w:val="28"/>
          <w:lang w:val="en-GB"/>
        </w:rPr>
      </w:pPr>
      <w:r w:rsidRPr="000A1E91">
        <w:rPr>
          <w:szCs w:val="28"/>
          <w:lang w:val="en-GB"/>
        </w:rPr>
        <w:t>2. Trig(T) : digital input.</w:t>
      </w:r>
    </w:p>
    <w:p w14:paraId="6C61A6FF" w14:textId="77777777" w:rsidR="00B90264" w:rsidRPr="000A1E91" w:rsidRDefault="00B90264" w:rsidP="00F846D6">
      <w:pPr>
        <w:pStyle w:val="oancuaDanhsach"/>
        <w:ind w:left="540" w:firstLine="0"/>
        <w:rPr>
          <w:szCs w:val="28"/>
          <w:lang w:val="en-GB"/>
        </w:rPr>
      </w:pPr>
      <w:r w:rsidRPr="000A1E91">
        <w:rPr>
          <w:szCs w:val="28"/>
          <w:lang w:val="en-GB"/>
        </w:rPr>
        <w:t>3. echo (R): digital output.</w:t>
      </w:r>
    </w:p>
    <w:p w14:paraId="79507C72" w14:textId="77777777" w:rsidR="00B90264" w:rsidRPr="000A1E91" w:rsidRDefault="00B90264" w:rsidP="00F846D6">
      <w:pPr>
        <w:pStyle w:val="oancuaDanhsach"/>
        <w:ind w:left="540" w:firstLine="0"/>
        <w:rPr>
          <w:szCs w:val="28"/>
          <w:lang w:val="en-GB"/>
        </w:rPr>
      </w:pPr>
      <w:r w:rsidRPr="000A1E91">
        <w:rPr>
          <w:szCs w:val="28"/>
          <w:lang w:val="en-GB"/>
        </w:rPr>
        <w:t>4. OUT.</w:t>
      </w:r>
    </w:p>
    <w:p w14:paraId="1FC30C57" w14:textId="77777777" w:rsidR="00B90264" w:rsidRPr="000A1E91" w:rsidRDefault="00B90264" w:rsidP="00F846D6">
      <w:pPr>
        <w:pStyle w:val="oancuaDanhsach"/>
        <w:ind w:left="540" w:firstLine="0"/>
        <w:rPr>
          <w:szCs w:val="28"/>
          <w:lang w:val="en-GB"/>
        </w:rPr>
      </w:pPr>
      <w:r w:rsidRPr="000A1E91">
        <w:rPr>
          <w:szCs w:val="28"/>
          <w:lang w:val="en-GB"/>
        </w:rPr>
        <w:t>5. GND.</w:t>
      </w:r>
    </w:p>
    <w:p w14:paraId="18BD20E0" w14:textId="77777777" w:rsidR="00B90264" w:rsidRPr="000A1E91" w:rsidRDefault="00B90264" w:rsidP="00794B9A">
      <w:pPr>
        <w:pStyle w:val="oancuaDanhsach"/>
        <w:ind w:left="1506" w:firstLine="0"/>
        <w:rPr>
          <w:szCs w:val="28"/>
          <w:lang w:val="en-GB"/>
        </w:rPr>
      </w:pPr>
      <w:r w:rsidRPr="000A1E91">
        <w:rPr>
          <w:szCs w:val="28"/>
          <w:lang w:val="en-GB"/>
        </w:rPr>
        <w:t xml:space="preserve"> </w:t>
      </w:r>
    </w:p>
    <w:p w14:paraId="2AA2FEDA" w14:textId="523F884E" w:rsidR="00B90264" w:rsidRPr="00F846D6" w:rsidRDefault="00FD0BD4" w:rsidP="00F846D6">
      <w:pPr>
        <w:ind w:firstLine="0"/>
        <w:rPr>
          <w:szCs w:val="28"/>
          <w:lang w:val="en-GB"/>
        </w:rPr>
      </w:pPr>
      <w:r>
        <w:rPr>
          <w:szCs w:val="28"/>
          <w:lang w:val="en-GB"/>
        </w:rPr>
        <w:t>B</w:t>
      </w:r>
      <w:r>
        <w:rPr>
          <w:szCs w:val="28"/>
          <w:lang w:val="vi-VN"/>
        </w:rPr>
        <w:t xml:space="preserve">, </w:t>
      </w:r>
      <w:r w:rsidR="00B90264" w:rsidRPr="00F846D6">
        <w:rPr>
          <w:szCs w:val="28"/>
          <w:lang w:val="en-GB"/>
        </w:rPr>
        <w:t>Nguyên lý hoạt động</w:t>
      </w:r>
    </w:p>
    <w:p w14:paraId="4A17C3FE" w14:textId="77777777" w:rsidR="00B90264" w:rsidRPr="000A1E91" w:rsidRDefault="00B90264" w:rsidP="00794B9A">
      <w:pPr>
        <w:shd w:val="clear" w:color="auto" w:fill="FFFFFF"/>
        <w:spacing w:after="0" w:line="240" w:lineRule="auto"/>
        <w:ind w:firstLine="0"/>
        <w:rPr>
          <w:szCs w:val="28"/>
        </w:rPr>
      </w:pPr>
      <w:r w:rsidRPr="000A1E91">
        <w:rPr>
          <w:szCs w:val="28"/>
        </w:rPr>
        <w:t>+ Ở chế độ 1: Tách biệt, kích hoạt và phản hồi</w:t>
      </w:r>
    </w:p>
    <w:p w14:paraId="0CC6B61A" w14:textId="77777777" w:rsidR="00B90264" w:rsidRPr="000A1E91" w:rsidRDefault="00B90264" w:rsidP="00794B9A">
      <w:pPr>
        <w:shd w:val="clear" w:color="auto" w:fill="FFFFFF"/>
        <w:spacing w:after="0" w:line="240" w:lineRule="auto"/>
        <w:ind w:firstLine="0"/>
        <w:rPr>
          <w:szCs w:val="28"/>
        </w:rPr>
      </w:pPr>
      <w:r w:rsidRPr="000A1E91">
        <w:rPr>
          <w:szCs w:val="28"/>
        </w:rPr>
        <w:t>      Để đo khoảng cách, ta phát 1 xung rất ngắn (5 microSeconds) từ chân TRIG. Sau đó cảm biến sẽ tạo ra 1 xung HIGH ở chân ECHO cho đến khi nhận được xung phản xạ ở chân này. Chiều rộng của xung sẽ bằng với thời gian sóng siêu âm được phát từ cảm biến quay trở lại. Tốc độ của âm thanh trong không khí là 340 m/s tương đương với 29,412 microSeconds/cm(1000000/(340*100)). Khi đã tính được thời gian ta chia cho 29,412 để được khoảng cách cần đo.</w:t>
      </w:r>
    </w:p>
    <w:p w14:paraId="2E5D1042" w14:textId="77777777" w:rsidR="00FD0BD4" w:rsidRDefault="00B90264" w:rsidP="00FD0BD4">
      <w:pPr>
        <w:keepNext/>
        <w:shd w:val="clear" w:color="auto" w:fill="FFFFFF"/>
        <w:spacing w:after="0" w:line="240" w:lineRule="auto"/>
        <w:ind w:firstLine="0"/>
      </w:pPr>
      <w:r w:rsidRPr="000A1E91">
        <w:rPr>
          <w:noProof/>
          <w:szCs w:val="28"/>
        </w:rPr>
        <w:drawing>
          <wp:inline distT="0" distB="0" distL="0" distR="0" wp14:anchorId="220EF735" wp14:editId="332E7D8D">
            <wp:extent cx="5876925" cy="3095625"/>
            <wp:effectExtent l="0" t="0" r="9525" b="9525"/>
            <wp:docPr id="3"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3095625"/>
                    </a:xfrm>
                    <a:prstGeom prst="rect">
                      <a:avLst/>
                    </a:prstGeom>
                    <a:noFill/>
                    <a:ln>
                      <a:noFill/>
                    </a:ln>
                  </pic:spPr>
                </pic:pic>
              </a:graphicData>
            </a:graphic>
          </wp:inline>
        </w:drawing>
      </w:r>
    </w:p>
    <w:p w14:paraId="3E44BA38" w14:textId="29F0E5A6" w:rsidR="00B90264" w:rsidRPr="00FD0BD4" w:rsidRDefault="00FD0BD4" w:rsidP="00FD0BD4">
      <w:pPr>
        <w:pStyle w:val="Chuthich"/>
        <w:rPr>
          <w:szCs w:val="28"/>
          <w:lang w:val="vi-VN"/>
        </w:rPr>
      </w:pPr>
      <w:bookmarkStart w:id="29" w:name="_Toc129383127"/>
      <w:r>
        <w:t xml:space="preserve">Figure </w:t>
      </w:r>
      <w:fldSimple w:instr=" SEQ Figure \* ARABIC ">
        <w:r w:rsidR="004F76D8">
          <w:rPr>
            <w:noProof/>
          </w:rPr>
          <w:t>6</w:t>
        </w:r>
      </w:fldSimple>
      <w:r>
        <w:rPr>
          <w:lang w:val="vi-VN"/>
        </w:rPr>
        <w:t>: nguyên lý hoạt động của cảm biến HC-SR04</w:t>
      </w:r>
      <w:bookmarkEnd w:id="29"/>
    </w:p>
    <w:p w14:paraId="6DA8C7B7" w14:textId="77777777" w:rsidR="00B90264" w:rsidRPr="000A1E91" w:rsidRDefault="00B90264" w:rsidP="00794B9A">
      <w:pPr>
        <w:shd w:val="clear" w:color="auto" w:fill="FFFFFF"/>
        <w:spacing w:after="0" w:line="240" w:lineRule="auto"/>
        <w:ind w:firstLine="0"/>
        <w:rPr>
          <w:szCs w:val="28"/>
        </w:rPr>
      </w:pPr>
      <w:r w:rsidRPr="000A1E91">
        <w:rPr>
          <w:szCs w:val="28"/>
        </w:rPr>
        <w:t>+Ở chế độ 2: Dùng 1 chân cho cả kích hoạt và phản hồi</w:t>
      </w:r>
    </w:p>
    <w:p w14:paraId="7F029B5B" w14:textId="77777777" w:rsidR="00B90264" w:rsidRPr="000A1E91" w:rsidRDefault="00B90264" w:rsidP="00794B9A">
      <w:pPr>
        <w:shd w:val="clear" w:color="auto" w:fill="FFFFFF"/>
        <w:spacing w:after="0" w:line="240" w:lineRule="auto"/>
        <w:ind w:firstLine="0"/>
        <w:rPr>
          <w:szCs w:val="28"/>
        </w:rPr>
      </w:pPr>
      <w:r w:rsidRPr="000A1E91">
        <w:rPr>
          <w:szCs w:val="28"/>
        </w:rPr>
        <w:t>     Ta sử dụng chân OUT để nó vừa phát ra xung rồi nhận xung phản xạ về,chân chế độ thì nối đất.Tín hiệu hồi tiếp sẽ suất hiện trên cùng 1 chân với tín hiệu kích hoạt.SR05 sẽ không tăng dòng phản hồi cho đến 700uS sau khi kết thúc các tín hiệu kích hoạt và bạn đã có thời gian để kích hoạt pin xoay quanh và làm cho nó trở thành 1 đầu vào.</w:t>
      </w:r>
    </w:p>
    <w:p w14:paraId="3D6DE9DC" w14:textId="4150896B" w:rsidR="00B90264" w:rsidRDefault="00B90264" w:rsidP="00794B9A">
      <w:pPr>
        <w:rPr>
          <w:szCs w:val="28"/>
          <w:lang w:val="en-GB"/>
        </w:rPr>
      </w:pPr>
      <w:r w:rsidRPr="000A1E91">
        <w:rPr>
          <w:noProof/>
          <w:szCs w:val="28"/>
        </w:rPr>
        <w:drawing>
          <wp:inline distT="0" distB="0" distL="0" distR="0" wp14:anchorId="5C2FD26D" wp14:editId="31A88EF1">
            <wp:extent cx="5810250" cy="2762250"/>
            <wp:effectExtent l="0" t="0" r="0" b="0"/>
            <wp:docPr id="4" name="Hình ảnh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2762250"/>
                    </a:xfrm>
                    <a:prstGeom prst="rect">
                      <a:avLst/>
                    </a:prstGeom>
                    <a:noFill/>
                    <a:ln>
                      <a:noFill/>
                    </a:ln>
                  </pic:spPr>
                </pic:pic>
              </a:graphicData>
            </a:graphic>
          </wp:inline>
        </w:drawing>
      </w:r>
    </w:p>
    <w:p w14:paraId="2E9A30AC" w14:textId="1074D7AC" w:rsidR="002150E0" w:rsidRDefault="00F37B1A" w:rsidP="00D652BC">
      <w:pPr>
        <w:pStyle w:val="oancuaDanhsach"/>
        <w:numPr>
          <w:ilvl w:val="2"/>
          <w:numId w:val="24"/>
        </w:numPr>
        <w:outlineLvl w:val="2"/>
        <w:rPr>
          <w:szCs w:val="28"/>
          <w:lang w:val="vi-VN"/>
        </w:rPr>
      </w:pPr>
      <w:bookmarkStart w:id="30" w:name="_Toc129383634"/>
      <w:bookmarkStart w:id="31" w:name="_Toc129383986"/>
      <w:r>
        <w:rPr>
          <w:szCs w:val="28"/>
          <w:lang w:val="vi-VN"/>
        </w:rPr>
        <w:t xml:space="preserve">Module </w:t>
      </w:r>
      <w:r w:rsidR="005136CB">
        <w:rPr>
          <w:szCs w:val="28"/>
          <w:lang w:val="vi-VN"/>
        </w:rPr>
        <w:t>USB to TTL</w:t>
      </w:r>
      <w:r>
        <w:rPr>
          <w:szCs w:val="28"/>
          <w:lang w:val="vi-VN"/>
        </w:rPr>
        <w:t xml:space="preserve"> CH340</w:t>
      </w:r>
      <w:bookmarkEnd w:id="30"/>
      <w:bookmarkEnd w:id="31"/>
    </w:p>
    <w:p w14:paraId="48F72672" w14:textId="77777777" w:rsidR="00997CFD" w:rsidRDefault="00997CFD" w:rsidP="00997CFD">
      <w:pPr>
        <w:keepNext/>
        <w:ind w:left="340" w:firstLine="0"/>
        <w:jc w:val="center"/>
      </w:pPr>
      <w:r>
        <w:rPr>
          <w:noProof/>
        </w:rPr>
        <w:drawing>
          <wp:inline distT="0" distB="0" distL="0" distR="0" wp14:anchorId="59EBC1D7" wp14:editId="2444C25E">
            <wp:extent cx="4625340" cy="2780640"/>
            <wp:effectExtent l="0" t="0" r="3810" b="1270"/>
            <wp:docPr id="20" name="Hình ảnh 20" descr="Usb to ttl ch340g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b to ttl ch340g - Nsh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1466" cy="2784323"/>
                    </a:xfrm>
                    <a:prstGeom prst="rect">
                      <a:avLst/>
                    </a:prstGeom>
                    <a:noFill/>
                    <a:ln>
                      <a:noFill/>
                    </a:ln>
                  </pic:spPr>
                </pic:pic>
              </a:graphicData>
            </a:graphic>
          </wp:inline>
        </w:drawing>
      </w:r>
    </w:p>
    <w:p w14:paraId="1541C791" w14:textId="718DEF14" w:rsidR="0025515A" w:rsidRPr="0025515A" w:rsidRDefault="00997CFD" w:rsidP="0025515A">
      <w:pPr>
        <w:pStyle w:val="Chuthich"/>
        <w:rPr>
          <w:lang w:val="vi-VN"/>
        </w:rPr>
      </w:pPr>
      <w:bookmarkStart w:id="32" w:name="_Toc129383128"/>
      <w:r>
        <w:t xml:space="preserve">Figure </w:t>
      </w:r>
      <w:fldSimple w:instr=" SEQ Figure \* ARABIC ">
        <w:r w:rsidR="004F76D8">
          <w:rPr>
            <w:noProof/>
          </w:rPr>
          <w:t>7</w:t>
        </w:r>
      </w:fldSimple>
      <w:r>
        <w:rPr>
          <w:lang w:val="vi-VN"/>
        </w:rPr>
        <w:t xml:space="preserve">: module </w:t>
      </w:r>
      <w:r w:rsidR="0025515A">
        <w:rPr>
          <w:lang w:val="vi-VN"/>
        </w:rPr>
        <w:t>USB to TTL CH340</w:t>
      </w:r>
      <w:bookmarkEnd w:id="32"/>
    </w:p>
    <w:p w14:paraId="33BD9957" w14:textId="67262F56" w:rsidR="00331D81" w:rsidRPr="00331D81" w:rsidRDefault="00331D81" w:rsidP="00331D81">
      <w:pPr>
        <w:ind w:left="340" w:firstLine="0"/>
        <w:rPr>
          <w:szCs w:val="28"/>
          <w:lang w:val="vi-VN"/>
        </w:rPr>
      </w:pPr>
      <w:r>
        <w:rPr>
          <w:szCs w:val="28"/>
          <w:lang w:val="vi-VN"/>
        </w:rPr>
        <w:t>Công dụng: truyền thông nối tiếp UART giữa STM32 và LAPTOP</w:t>
      </w:r>
    </w:p>
    <w:p w14:paraId="42E276DB" w14:textId="77777777" w:rsidR="00465704" w:rsidRPr="00465704" w:rsidRDefault="00465704" w:rsidP="00465704">
      <w:pPr>
        <w:ind w:left="340" w:firstLine="0"/>
        <w:rPr>
          <w:szCs w:val="28"/>
          <w:lang w:val="vi-VN"/>
        </w:rPr>
      </w:pPr>
      <w:r w:rsidRPr="00465704">
        <w:rPr>
          <w:szCs w:val="28"/>
          <w:lang w:val="vi-VN"/>
        </w:rPr>
        <w:t>Thông số kỹ thuật:</w:t>
      </w:r>
    </w:p>
    <w:p w14:paraId="04F685BB" w14:textId="77777777" w:rsidR="00465704" w:rsidRPr="00465704" w:rsidRDefault="00465704" w:rsidP="00465704">
      <w:pPr>
        <w:pStyle w:val="oancuaDanhsach"/>
        <w:numPr>
          <w:ilvl w:val="0"/>
          <w:numId w:val="31"/>
        </w:numPr>
        <w:rPr>
          <w:szCs w:val="28"/>
          <w:lang w:val="vi-VN"/>
        </w:rPr>
      </w:pPr>
      <w:r w:rsidRPr="00465704">
        <w:rPr>
          <w:szCs w:val="28"/>
          <w:lang w:val="vi-VN"/>
        </w:rPr>
        <w:t>Điện áp hoạt động 5V được cấp trực tiếp từ cổng USB</w:t>
      </w:r>
    </w:p>
    <w:p w14:paraId="00750611" w14:textId="77777777" w:rsidR="00465704" w:rsidRPr="00465704" w:rsidRDefault="00465704" w:rsidP="00465704">
      <w:pPr>
        <w:pStyle w:val="oancuaDanhsach"/>
        <w:numPr>
          <w:ilvl w:val="0"/>
          <w:numId w:val="31"/>
        </w:numPr>
        <w:rPr>
          <w:szCs w:val="28"/>
          <w:lang w:val="vi-VN"/>
        </w:rPr>
      </w:pPr>
      <w:r w:rsidRPr="00465704">
        <w:rPr>
          <w:szCs w:val="28"/>
          <w:lang w:val="vi-VN"/>
        </w:rPr>
        <w:t>Dùng chip PL2303HX để chuyển đổi dữ liệu qua UART</w:t>
      </w:r>
    </w:p>
    <w:p w14:paraId="24767752" w14:textId="77777777" w:rsidR="00465704" w:rsidRPr="00465704" w:rsidRDefault="00465704" w:rsidP="00465704">
      <w:pPr>
        <w:pStyle w:val="oancuaDanhsach"/>
        <w:numPr>
          <w:ilvl w:val="0"/>
          <w:numId w:val="31"/>
        </w:numPr>
        <w:rPr>
          <w:szCs w:val="28"/>
          <w:lang w:val="vi-VN"/>
        </w:rPr>
      </w:pPr>
      <w:r w:rsidRPr="00465704">
        <w:rPr>
          <w:szCs w:val="28"/>
          <w:lang w:val="vi-VN"/>
        </w:rPr>
        <w:t>Chuẩn USB sử dụng: 1.1 / 2.0 / 3.0 truyền thông</w:t>
      </w:r>
    </w:p>
    <w:p w14:paraId="6FCC40A8" w14:textId="77777777" w:rsidR="00465704" w:rsidRPr="00465704" w:rsidRDefault="00465704" w:rsidP="00465704">
      <w:pPr>
        <w:pStyle w:val="oancuaDanhsach"/>
        <w:numPr>
          <w:ilvl w:val="0"/>
          <w:numId w:val="31"/>
        </w:numPr>
        <w:rPr>
          <w:szCs w:val="28"/>
          <w:lang w:val="vi-VN"/>
        </w:rPr>
      </w:pPr>
      <w:r w:rsidRPr="00465704">
        <w:rPr>
          <w:szCs w:val="28"/>
          <w:lang w:val="vi-VN"/>
        </w:rPr>
        <w:t>Hỗ trợ trên máy tính với hệ thống XP, WIN 7, WIN 8.1, WIN 10, Apple</w:t>
      </w:r>
    </w:p>
    <w:p w14:paraId="09D95765" w14:textId="77777777" w:rsidR="00465704" w:rsidRPr="00465704" w:rsidRDefault="00465704" w:rsidP="00465704">
      <w:pPr>
        <w:pStyle w:val="oancuaDanhsach"/>
        <w:numPr>
          <w:ilvl w:val="0"/>
          <w:numId w:val="31"/>
        </w:numPr>
        <w:rPr>
          <w:szCs w:val="28"/>
          <w:lang w:val="vi-VN"/>
        </w:rPr>
      </w:pPr>
      <w:r w:rsidRPr="00465704">
        <w:rPr>
          <w:szCs w:val="28"/>
          <w:lang w:val="vi-VN"/>
        </w:rPr>
        <w:t>Đầu ra ở dạng giao tiếp UART ở 2 chân RX và TX</w:t>
      </w:r>
    </w:p>
    <w:p w14:paraId="71FA7E34" w14:textId="77777777" w:rsidR="00465704" w:rsidRPr="00465704" w:rsidRDefault="00465704" w:rsidP="00465704">
      <w:pPr>
        <w:pStyle w:val="oancuaDanhsach"/>
        <w:numPr>
          <w:ilvl w:val="0"/>
          <w:numId w:val="31"/>
        </w:numPr>
        <w:rPr>
          <w:szCs w:val="28"/>
          <w:lang w:val="vi-VN"/>
        </w:rPr>
      </w:pPr>
      <w:r w:rsidRPr="00465704">
        <w:rPr>
          <w:szCs w:val="28"/>
          <w:lang w:val="vi-VN"/>
        </w:rPr>
        <w:t>Trên module có 3 led báo gồm led báo nguồn, led TX và led RX</w:t>
      </w:r>
    </w:p>
    <w:p w14:paraId="31C879CB" w14:textId="77777777" w:rsidR="00465704" w:rsidRPr="00465704" w:rsidRDefault="00465704" w:rsidP="00465704">
      <w:pPr>
        <w:pStyle w:val="oancuaDanhsach"/>
        <w:numPr>
          <w:ilvl w:val="0"/>
          <w:numId w:val="31"/>
        </w:numPr>
        <w:rPr>
          <w:szCs w:val="28"/>
          <w:lang w:val="vi-VN"/>
        </w:rPr>
      </w:pPr>
      <w:r w:rsidRPr="00465704">
        <w:rPr>
          <w:szCs w:val="28"/>
          <w:lang w:val="vi-VN"/>
        </w:rPr>
        <w:t>Kích thước: 16×33 mm</w:t>
      </w:r>
    </w:p>
    <w:p w14:paraId="72F51F9C" w14:textId="77777777" w:rsidR="00465704" w:rsidRPr="00465704" w:rsidRDefault="00465704" w:rsidP="00465704">
      <w:pPr>
        <w:pStyle w:val="oancuaDanhsach"/>
        <w:numPr>
          <w:ilvl w:val="0"/>
          <w:numId w:val="31"/>
        </w:numPr>
        <w:rPr>
          <w:szCs w:val="28"/>
          <w:lang w:val="vi-VN"/>
        </w:rPr>
      </w:pPr>
      <w:r w:rsidRPr="00465704">
        <w:rPr>
          <w:szCs w:val="28"/>
          <w:lang w:val="vi-VN"/>
        </w:rPr>
        <w:t>Module được gom chân: GND, TX, RX, VCC, 3.3V</w:t>
      </w:r>
    </w:p>
    <w:p w14:paraId="40CA8CB9" w14:textId="77777777" w:rsidR="00465704" w:rsidRPr="00465704" w:rsidRDefault="00465704" w:rsidP="00465704">
      <w:pPr>
        <w:pStyle w:val="oancuaDanhsach"/>
        <w:numPr>
          <w:ilvl w:val="0"/>
          <w:numId w:val="31"/>
        </w:numPr>
        <w:rPr>
          <w:szCs w:val="28"/>
          <w:lang w:val="vi-VN"/>
        </w:rPr>
      </w:pPr>
      <w:r w:rsidRPr="00465704">
        <w:rPr>
          <w:szCs w:val="28"/>
          <w:lang w:val="vi-VN"/>
        </w:rPr>
        <w:t>Hỗ trợ thêm điện áp 3,3V và 5V</w:t>
      </w:r>
    </w:p>
    <w:p w14:paraId="209FA0DF" w14:textId="35856229" w:rsidR="00F37B1A" w:rsidRDefault="00465704" w:rsidP="00465704">
      <w:pPr>
        <w:pStyle w:val="oancuaDanhsach"/>
        <w:numPr>
          <w:ilvl w:val="0"/>
          <w:numId w:val="31"/>
        </w:numPr>
        <w:rPr>
          <w:szCs w:val="28"/>
          <w:lang w:val="vi-VN"/>
        </w:rPr>
      </w:pPr>
      <w:r w:rsidRPr="00465704">
        <w:rPr>
          <w:szCs w:val="28"/>
          <w:lang w:val="vi-VN"/>
        </w:rPr>
        <w:t>Giao tiếp hồng ngoại SIR IRDA cũng được hỗ trợ</w:t>
      </w:r>
    </w:p>
    <w:p w14:paraId="16D47BBA" w14:textId="77777777" w:rsidR="00465704" w:rsidRPr="00AD431C" w:rsidRDefault="00465704" w:rsidP="00465704">
      <w:pPr>
        <w:ind w:left="700" w:firstLine="0"/>
        <w:rPr>
          <w:color w:val="000000" w:themeColor="text1"/>
          <w:szCs w:val="28"/>
          <w:lang w:val="vi-VN"/>
        </w:rPr>
      </w:pPr>
    </w:p>
    <w:p w14:paraId="2FE6A192" w14:textId="04211606" w:rsidR="00B90264" w:rsidRPr="00AD431C" w:rsidRDefault="00AD431C" w:rsidP="00AD431C">
      <w:pPr>
        <w:pStyle w:val="u2"/>
        <w:rPr>
          <w:rFonts w:ascii="Times New Roman" w:hAnsi="Times New Roman" w:cs="Times New Roman"/>
          <w:color w:val="000000" w:themeColor="text1"/>
          <w:sz w:val="28"/>
          <w:szCs w:val="28"/>
          <w:lang w:val="it-IT"/>
        </w:rPr>
      </w:pPr>
      <w:bookmarkStart w:id="33" w:name="_Toc96626110"/>
      <w:bookmarkStart w:id="34" w:name="_Toc129383635"/>
      <w:bookmarkStart w:id="35" w:name="_Toc129383987"/>
      <w:r w:rsidRPr="00AD431C">
        <w:rPr>
          <w:rFonts w:ascii="Times New Roman" w:hAnsi="Times New Roman" w:cs="Times New Roman"/>
          <w:color w:val="000000" w:themeColor="text1"/>
          <w:sz w:val="28"/>
          <w:szCs w:val="28"/>
          <w:lang w:val="it-IT"/>
        </w:rPr>
        <w:t>2</w:t>
      </w:r>
      <w:r w:rsidRPr="00AD431C">
        <w:rPr>
          <w:rFonts w:ascii="Times New Roman" w:hAnsi="Times New Roman" w:cs="Times New Roman"/>
          <w:color w:val="000000" w:themeColor="text1"/>
          <w:sz w:val="28"/>
          <w:szCs w:val="28"/>
          <w:lang w:val="vi-VN"/>
        </w:rPr>
        <w:t xml:space="preserve">.2. </w:t>
      </w:r>
      <w:r w:rsidR="00B90264" w:rsidRPr="00AD431C">
        <w:rPr>
          <w:rFonts w:ascii="Times New Roman" w:hAnsi="Times New Roman" w:cs="Times New Roman"/>
          <w:color w:val="000000" w:themeColor="text1"/>
          <w:sz w:val="28"/>
          <w:szCs w:val="28"/>
          <w:lang w:val="it-IT"/>
        </w:rPr>
        <w:t>Ngoại vi của STM32 cần sử dụng</w:t>
      </w:r>
      <w:bookmarkEnd w:id="33"/>
      <w:bookmarkEnd w:id="34"/>
      <w:bookmarkEnd w:id="35"/>
    </w:p>
    <w:p w14:paraId="58977260" w14:textId="145A8DF0" w:rsidR="00254B6A" w:rsidRPr="002150E0" w:rsidRDefault="00B90264" w:rsidP="00AD431C">
      <w:pPr>
        <w:pStyle w:val="u3"/>
        <w:rPr>
          <w:rFonts w:ascii="Times New Roman" w:hAnsi="Times New Roman" w:cs="Times New Roman"/>
          <w:i/>
          <w:szCs w:val="28"/>
          <w:lang w:val="vi-VN"/>
        </w:rPr>
      </w:pPr>
      <w:bookmarkStart w:id="36" w:name="_Toc129383636"/>
      <w:bookmarkStart w:id="37" w:name="_Toc129383988"/>
      <w:r w:rsidRPr="00AD431C">
        <w:rPr>
          <w:rFonts w:ascii="Times New Roman" w:hAnsi="Times New Roman" w:cs="Times New Roman"/>
          <w:i/>
          <w:iCs/>
          <w:color w:val="000000" w:themeColor="text1"/>
          <w:sz w:val="28"/>
          <w:szCs w:val="28"/>
          <w:lang w:val="it-IT"/>
        </w:rPr>
        <w:t xml:space="preserve">2.2.1. </w:t>
      </w:r>
      <w:r w:rsidRPr="000A1E91">
        <w:rPr>
          <w:rFonts w:ascii="Times New Roman" w:hAnsi="Times New Roman" w:cs="Times New Roman"/>
          <w:szCs w:val="28"/>
          <w:lang w:val="it-IT"/>
        </w:rPr>
        <w:t>Truyền</w:t>
      </w:r>
      <w:r w:rsidRPr="000A1E91">
        <w:rPr>
          <w:rFonts w:ascii="Times New Roman" w:hAnsi="Times New Roman" w:cs="Times New Roman"/>
          <w:szCs w:val="28"/>
          <w:lang w:val="vi-VN"/>
        </w:rPr>
        <w:t xml:space="preserve"> thông nối tiếp UART</w:t>
      </w:r>
      <w:bookmarkEnd w:id="36"/>
      <w:bookmarkEnd w:id="37"/>
    </w:p>
    <w:p w14:paraId="120F2309" w14:textId="77777777" w:rsidR="00B90264" w:rsidRPr="000A1E91" w:rsidRDefault="00B90264" w:rsidP="00794B9A">
      <w:pPr>
        <w:spacing w:line="276" w:lineRule="auto"/>
        <w:rPr>
          <w:rFonts w:eastAsia="Times New Roman"/>
          <w:color w:val="0A0A0A"/>
          <w:szCs w:val="28"/>
          <w:lang w:val="vi"/>
        </w:rPr>
      </w:pPr>
      <w:r w:rsidRPr="000A1E91">
        <w:rPr>
          <w:rFonts w:eastAsia="Times New Roman"/>
          <w:color w:val="0A0A0A"/>
          <w:szCs w:val="28"/>
          <w:lang w:val="vi"/>
        </w:rPr>
        <w:t>UART tiếng anh là Universal Asynchronous Reciver/Transmister là một chuẩn giao tiếp không đồng bộ cho MCU và các thiết bị ngoại vi.</w:t>
      </w:r>
    </w:p>
    <w:p w14:paraId="69BFCDB5" w14:textId="77777777" w:rsidR="00B90264" w:rsidRPr="000A1E91" w:rsidRDefault="00B90264" w:rsidP="00794B9A">
      <w:pPr>
        <w:spacing w:line="276" w:lineRule="auto"/>
        <w:rPr>
          <w:rFonts w:eastAsia="Times New Roman"/>
          <w:szCs w:val="28"/>
          <w:lang w:val="vi"/>
        </w:rPr>
      </w:pPr>
      <w:r w:rsidRPr="000A1E91">
        <w:rPr>
          <w:rFonts w:eastAsia="Times New Roman"/>
          <w:szCs w:val="28"/>
          <w:lang w:val="vi"/>
        </w:rPr>
        <w:t>Chuẩn UART là chuẩn giao tiếp điểm và điểm, nghĩa là trong mạng chỉ có hai thiết bị đóng vai trò là transmister hoặc receiver.</w:t>
      </w:r>
    </w:p>
    <w:p w14:paraId="15CDEFA5" w14:textId="77777777" w:rsidR="0025515A" w:rsidRDefault="00B90264" w:rsidP="0025515A">
      <w:pPr>
        <w:keepNext/>
        <w:spacing w:line="276" w:lineRule="auto"/>
        <w:ind w:firstLine="0"/>
        <w:jc w:val="center"/>
      </w:pPr>
      <w:r w:rsidRPr="000A1E91">
        <w:rPr>
          <w:noProof/>
          <w:szCs w:val="28"/>
        </w:rPr>
        <w:drawing>
          <wp:inline distT="0" distB="0" distL="0" distR="0" wp14:anchorId="38718DE3" wp14:editId="775D1654">
            <wp:extent cx="2638425" cy="1653663"/>
            <wp:effectExtent l="0" t="0" r="0" b="3810"/>
            <wp:docPr id="19222510" name="Hình ảnh 192225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510" name="Picture 19222510"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38425" cy="1653663"/>
                    </a:xfrm>
                    <a:prstGeom prst="rect">
                      <a:avLst/>
                    </a:prstGeom>
                  </pic:spPr>
                </pic:pic>
              </a:graphicData>
            </a:graphic>
          </wp:inline>
        </w:drawing>
      </w:r>
    </w:p>
    <w:p w14:paraId="7E4396DB" w14:textId="25F5311E" w:rsidR="00B90264" w:rsidRPr="0025515A" w:rsidRDefault="0025515A" w:rsidP="0025515A">
      <w:pPr>
        <w:pStyle w:val="Chuthich"/>
        <w:rPr>
          <w:szCs w:val="28"/>
          <w:lang w:val="vi-VN"/>
        </w:rPr>
      </w:pPr>
      <w:bookmarkStart w:id="38" w:name="_Toc129383129"/>
      <w:r>
        <w:t xml:space="preserve">Figure </w:t>
      </w:r>
      <w:fldSimple w:instr=" SEQ Figure \* ARABIC ">
        <w:r w:rsidR="004F76D8">
          <w:rPr>
            <w:noProof/>
          </w:rPr>
          <w:t>8</w:t>
        </w:r>
      </w:fldSimple>
      <w:r>
        <w:rPr>
          <w:lang w:val="vi-VN"/>
        </w:rPr>
        <w:t>: sơ đồ nối dây giao thức UART</w:t>
      </w:r>
      <w:bookmarkEnd w:id="38"/>
    </w:p>
    <w:p w14:paraId="38EBF173" w14:textId="77777777" w:rsidR="00B90264" w:rsidRPr="000A1E91" w:rsidRDefault="00B90264" w:rsidP="00794B9A">
      <w:pPr>
        <w:spacing w:line="276" w:lineRule="auto"/>
        <w:rPr>
          <w:szCs w:val="28"/>
          <w:lang w:val="vi"/>
        </w:rPr>
      </w:pPr>
      <w:r w:rsidRPr="000A1E91">
        <w:rPr>
          <w:szCs w:val="28"/>
          <w:lang w:val="vi"/>
        </w:rPr>
        <w:t>Cách hoạt động của UART trong STM32:</w:t>
      </w:r>
    </w:p>
    <w:p w14:paraId="4E9A9A73" w14:textId="77777777" w:rsidR="00B90264" w:rsidRPr="000A1E91" w:rsidRDefault="00B90264" w:rsidP="00794B9A">
      <w:pPr>
        <w:spacing w:line="276" w:lineRule="auto"/>
        <w:rPr>
          <w:rFonts w:eastAsia="Times New Roman"/>
          <w:szCs w:val="28"/>
          <w:lang w:val="vi"/>
        </w:rPr>
      </w:pPr>
      <w:r w:rsidRPr="000A1E91">
        <w:rPr>
          <w:rFonts w:eastAsia="Times New Roman"/>
          <w:szCs w:val="28"/>
          <w:lang w:val="vi"/>
        </w:rPr>
        <w:t>UART là giao thức truyền thông không đồng bộ, nghĩa là không có xung Clock, các thiết bị có thể hiểu được nhau nếu các</w:t>
      </w:r>
    </w:p>
    <w:p w14:paraId="1C241E2C" w14:textId="77777777" w:rsidR="00B90264" w:rsidRPr="000A1E91" w:rsidRDefault="00B90264" w:rsidP="00794B9A">
      <w:pPr>
        <w:spacing w:line="276" w:lineRule="auto"/>
        <w:rPr>
          <w:rFonts w:eastAsia="Times New Roman"/>
          <w:szCs w:val="28"/>
          <w:lang w:val="vi"/>
        </w:rPr>
      </w:pPr>
      <w:r w:rsidRPr="000A1E91">
        <w:rPr>
          <w:rFonts w:eastAsia="Times New Roman"/>
          <w:szCs w:val="28"/>
          <w:lang w:val="vi"/>
        </w:rPr>
        <w:t>UART là truyền thông song công (Full duplex) nghĩa là tại một thời điểm có thể truyền và nhận đồng thời.</w:t>
      </w:r>
    </w:p>
    <w:p w14:paraId="30A64325" w14:textId="77777777" w:rsidR="00B90264" w:rsidRPr="000A1E91" w:rsidRDefault="00B90264" w:rsidP="00794B9A">
      <w:pPr>
        <w:spacing w:line="276" w:lineRule="auto"/>
        <w:rPr>
          <w:rFonts w:eastAsia="Times New Roman"/>
          <w:szCs w:val="28"/>
          <w:lang w:val="vi"/>
        </w:rPr>
      </w:pPr>
      <w:r w:rsidRPr="000A1E91">
        <w:rPr>
          <w:rFonts w:eastAsia="Times New Roman"/>
          <w:szCs w:val="28"/>
          <w:lang w:val="vi"/>
        </w:rPr>
        <w:t>Trong đó quan trọng nhất là Baund rate (tốc độ Baund)  là khoảng thời gian dành cho 1 bit được truyền và phải được cài đặt giống nhau ở gửi và nhận.</w:t>
      </w:r>
    </w:p>
    <w:p w14:paraId="756AAF04" w14:textId="77777777" w:rsidR="00B90264" w:rsidRPr="000A1E91" w:rsidRDefault="00B90264" w:rsidP="00794B9A">
      <w:pPr>
        <w:spacing w:line="276" w:lineRule="auto"/>
        <w:rPr>
          <w:rFonts w:eastAsia="Times New Roman"/>
          <w:szCs w:val="28"/>
          <w:lang w:val="it-IT"/>
        </w:rPr>
      </w:pPr>
      <w:r w:rsidRPr="000A1E91">
        <w:rPr>
          <w:rFonts w:eastAsia="Times New Roman"/>
          <w:szCs w:val="28"/>
          <w:lang w:val="it-IT"/>
        </w:rPr>
        <w:t>Định dạng gói tin như sau:</w:t>
      </w:r>
    </w:p>
    <w:p w14:paraId="0375CCBD" w14:textId="77777777" w:rsidR="0025515A" w:rsidRDefault="00B90264" w:rsidP="0025515A">
      <w:pPr>
        <w:keepNext/>
        <w:spacing w:line="276" w:lineRule="auto"/>
        <w:ind w:firstLine="0"/>
        <w:jc w:val="center"/>
      </w:pPr>
      <w:r w:rsidRPr="000A1E91">
        <w:rPr>
          <w:noProof/>
          <w:szCs w:val="28"/>
        </w:rPr>
        <w:drawing>
          <wp:inline distT="0" distB="0" distL="0" distR="0" wp14:anchorId="492E7EB0" wp14:editId="17BF0E9D">
            <wp:extent cx="4572000" cy="1257300"/>
            <wp:effectExtent l="0" t="0" r="0" b="0"/>
            <wp:docPr id="1578972690" name="Hình ảnh 15789726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2690" name="Picture 1578972690"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18C91EB9" w14:textId="4523D277" w:rsidR="00B90264" w:rsidRPr="0025515A" w:rsidRDefault="0025515A" w:rsidP="0025515A">
      <w:pPr>
        <w:pStyle w:val="Chuthich"/>
        <w:rPr>
          <w:szCs w:val="28"/>
          <w:lang w:val="vi-VN"/>
        </w:rPr>
      </w:pPr>
      <w:bookmarkStart w:id="39" w:name="_Toc129383130"/>
      <w:r>
        <w:t xml:space="preserve">Figure </w:t>
      </w:r>
      <w:fldSimple w:instr=" SEQ Figure \* ARABIC ">
        <w:r w:rsidR="004F76D8">
          <w:rPr>
            <w:noProof/>
          </w:rPr>
          <w:t>9</w:t>
        </w:r>
      </w:fldSimple>
      <w:r>
        <w:rPr>
          <w:lang w:val="vi-VN"/>
        </w:rPr>
        <w:t>: định dạng gói tin của giao thức UART</w:t>
      </w:r>
      <w:bookmarkEnd w:id="39"/>
    </w:p>
    <w:p w14:paraId="4BF294FD" w14:textId="77777777" w:rsidR="00B90264" w:rsidRPr="000A1E91" w:rsidRDefault="00B90264" w:rsidP="00794B9A">
      <w:pPr>
        <w:pStyle w:val="oancuaDanhsach"/>
        <w:numPr>
          <w:ilvl w:val="0"/>
          <w:numId w:val="12"/>
        </w:numPr>
        <w:spacing w:line="276" w:lineRule="auto"/>
        <w:rPr>
          <w:rFonts w:eastAsia="Times New Roman"/>
          <w:color w:val="0A0A0A"/>
          <w:szCs w:val="28"/>
          <w:lang w:val="it-IT"/>
        </w:rPr>
      </w:pPr>
      <w:r w:rsidRPr="000A1E91">
        <w:rPr>
          <w:rFonts w:eastAsia="Times New Roman"/>
          <w:color w:val="0A0A0A"/>
          <w:szCs w:val="28"/>
          <w:lang w:val="it-IT"/>
        </w:rPr>
        <w:t>Start – Bit</w:t>
      </w:r>
    </w:p>
    <w:p w14:paraId="344A7F0F" w14:textId="77777777" w:rsidR="00B90264" w:rsidRPr="000A1E91" w:rsidRDefault="00B90264" w:rsidP="00794B9A">
      <w:pPr>
        <w:spacing w:line="276" w:lineRule="auto"/>
        <w:rPr>
          <w:szCs w:val="28"/>
        </w:rPr>
      </w:pPr>
      <w:r w:rsidRPr="000A1E91">
        <w:rPr>
          <w:rFonts w:eastAsia="Times New Roman"/>
          <w:szCs w:val="28"/>
          <w:lang w:val="it-IT"/>
        </w:rPr>
        <w:t>Start-bit còn được gọi là bit đồng bộ hóa được đặt trước dữ liệu thực tế. Nói chung, một đường truyền dữ liệu không hoạt động được điều khiển ở mức điện áp cao. Để bắt đầu truyền dữ liệu, truyền UART kéo đường dữ liệu từ mức điện áp cao (1) xuống mức điện áp thấp (0). UART thu được thông báo sự chuyển đổi này từ mức cao sang mức thấp qua đường dữ liệu cũng như bắt đầu hiểu dữ liệu thực. Nói chung, chỉ có một start-bit.</w:t>
      </w:r>
    </w:p>
    <w:p w14:paraId="28F9316D" w14:textId="77777777" w:rsidR="00B90264" w:rsidRPr="000A1E91" w:rsidRDefault="00B90264" w:rsidP="00794B9A">
      <w:pPr>
        <w:pStyle w:val="oancuaDanhsach"/>
        <w:numPr>
          <w:ilvl w:val="0"/>
          <w:numId w:val="12"/>
        </w:numPr>
        <w:spacing w:line="276" w:lineRule="auto"/>
        <w:rPr>
          <w:rFonts w:eastAsia="Times New Roman"/>
          <w:color w:val="0A0A0A"/>
          <w:szCs w:val="28"/>
          <w:lang w:val="it-IT"/>
        </w:rPr>
      </w:pPr>
      <w:r w:rsidRPr="000A1E91">
        <w:rPr>
          <w:rFonts w:eastAsia="Times New Roman"/>
          <w:color w:val="0A0A0A"/>
          <w:szCs w:val="28"/>
          <w:lang w:val="it-IT"/>
        </w:rPr>
        <w:t>Stop – Bit</w:t>
      </w:r>
    </w:p>
    <w:p w14:paraId="7AE9E74E" w14:textId="77777777" w:rsidR="00B90264" w:rsidRPr="000A1E91" w:rsidRDefault="00B90264" w:rsidP="00794B9A">
      <w:pPr>
        <w:spacing w:line="276" w:lineRule="auto"/>
        <w:rPr>
          <w:rFonts w:eastAsia="Times New Roman"/>
          <w:szCs w:val="28"/>
          <w:lang w:val="it-IT"/>
        </w:rPr>
      </w:pPr>
      <w:r w:rsidRPr="000A1E91">
        <w:rPr>
          <w:rFonts w:eastAsia="Times New Roman"/>
          <w:szCs w:val="28"/>
          <w:lang w:val="it-IT"/>
        </w:rPr>
        <w:t>Bit dừng được đặt ở phần cuối của gói dữ liệu. Thông thường, bit này dài 2 bit nhưng thường chỉ sử dụng 1 bit. Để dừng sóng, UART giữ đường dữ liệu ở mức điện áp cao.</w:t>
      </w:r>
    </w:p>
    <w:p w14:paraId="7A5B8AD3" w14:textId="77777777" w:rsidR="00B90264" w:rsidRPr="000A1E91" w:rsidRDefault="00B90264" w:rsidP="00794B9A">
      <w:pPr>
        <w:pStyle w:val="oancuaDanhsach"/>
        <w:numPr>
          <w:ilvl w:val="0"/>
          <w:numId w:val="12"/>
        </w:numPr>
        <w:spacing w:line="276" w:lineRule="auto"/>
        <w:rPr>
          <w:rFonts w:eastAsia="Times New Roman"/>
          <w:szCs w:val="28"/>
          <w:lang w:val="vi"/>
        </w:rPr>
      </w:pPr>
      <w:r w:rsidRPr="000A1E91">
        <w:rPr>
          <w:rFonts w:eastAsia="Times New Roman"/>
          <w:szCs w:val="28"/>
          <w:lang w:val="vi"/>
        </w:rPr>
        <w:t>Paratity Bit</w:t>
      </w:r>
    </w:p>
    <w:p w14:paraId="24E9CBA5" w14:textId="77777777" w:rsidR="00B90264" w:rsidRPr="000A1E91" w:rsidRDefault="00B90264" w:rsidP="00794B9A">
      <w:pPr>
        <w:spacing w:line="276" w:lineRule="auto"/>
        <w:rPr>
          <w:szCs w:val="28"/>
        </w:rPr>
      </w:pPr>
      <w:r w:rsidRPr="000A1E91">
        <w:rPr>
          <w:szCs w:val="28"/>
          <w:lang w:val="it-IT"/>
        </w:rPr>
        <w:t>Bit chẵn lẻ cho phép người nhận đảm bảo liệu dữ liệu được thu thập có đúng hay không. Đây là một hệ thống kiểm tra lỗi cấp thấp &amp; bit chẵn lẻ có sẵn trong hai phạm vi như Chẵn lẻ – chẵn lẻ cũng như Chẵn lẻ – lẻ. Trên thực tế, bit này không được sử dụng rộng rãi nên không bắt buộc.</w:t>
      </w:r>
    </w:p>
    <w:p w14:paraId="383650AF" w14:textId="77777777" w:rsidR="00B90264" w:rsidRPr="000A1E91" w:rsidRDefault="00B90264" w:rsidP="00794B9A">
      <w:pPr>
        <w:pStyle w:val="oancuaDanhsach"/>
        <w:numPr>
          <w:ilvl w:val="0"/>
          <w:numId w:val="12"/>
        </w:numPr>
        <w:spacing w:line="276" w:lineRule="auto"/>
        <w:rPr>
          <w:szCs w:val="28"/>
          <w:lang w:val="vi"/>
        </w:rPr>
      </w:pPr>
      <w:r w:rsidRPr="000A1E91">
        <w:rPr>
          <w:szCs w:val="28"/>
          <w:lang w:val="vi"/>
        </w:rPr>
        <w:t>Data Frame</w:t>
      </w:r>
    </w:p>
    <w:p w14:paraId="16C217F4" w14:textId="77777777" w:rsidR="00B90264" w:rsidRPr="000A1E91" w:rsidRDefault="00B90264" w:rsidP="00794B9A">
      <w:pPr>
        <w:spacing w:line="276" w:lineRule="auto"/>
        <w:rPr>
          <w:szCs w:val="28"/>
        </w:rPr>
      </w:pPr>
      <w:r w:rsidRPr="000A1E91">
        <w:rPr>
          <w:szCs w:val="28"/>
          <w:lang w:val="it-IT"/>
        </w:rPr>
        <w:t>Các bit dữ liệu bao gồm dữ liệu thực được truyền từ người gửi đến người nhận. Độ dài khung dữ liệu có thể nằm trong khoảng 5 &amp; 8. Nếu bit chẵn lẻ không được sử dụng thì chiều dài khung dữ liệu có thể dài 9 bit. Nói chung, LSB của dữ liệu được truyền trước tiên sau đó nó rất hữu ích cho việc truyền.</w:t>
      </w:r>
    </w:p>
    <w:p w14:paraId="2F1D9EF8" w14:textId="77777777" w:rsidR="00B90264" w:rsidRPr="000A1E91" w:rsidRDefault="00B90264" w:rsidP="00794B9A">
      <w:pPr>
        <w:spacing w:line="276" w:lineRule="auto"/>
        <w:rPr>
          <w:szCs w:val="28"/>
          <w:lang w:val="it-IT"/>
        </w:rPr>
      </w:pPr>
    </w:p>
    <w:p w14:paraId="7F3CFFA9" w14:textId="232A5753" w:rsidR="000372D6" w:rsidRDefault="00AD431C" w:rsidP="00AD431C">
      <w:pPr>
        <w:pStyle w:val="u3"/>
        <w:ind w:firstLine="0"/>
        <w:rPr>
          <w:rFonts w:ascii="Times New Roman" w:hAnsi="Times New Roman" w:cs="Times New Roman"/>
          <w:i/>
          <w:szCs w:val="28"/>
          <w:lang w:val="vi-VN"/>
        </w:rPr>
      </w:pPr>
      <w:bookmarkStart w:id="40" w:name="_Toc129383637"/>
      <w:bookmarkStart w:id="41" w:name="_Toc129383989"/>
      <w:r w:rsidRPr="00AD431C">
        <w:rPr>
          <w:rFonts w:ascii="Times New Roman" w:hAnsi="Times New Roman" w:cs="Times New Roman"/>
          <w:i/>
          <w:iCs/>
          <w:color w:val="000000" w:themeColor="text1"/>
          <w:sz w:val="28"/>
          <w:szCs w:val="28"/>
          <w:lang w:val="vi-VN"/>
        </w:rPr>
        <w:t xml:space="preserve">2.2.2. </w:t>
      </w:r>
      <w:r w:rsidR="000372D6" w:rsidRPr="00AD431C">
        <w:rPr>
          <w:rFonts w:ascii="Times New Roman" w:hAnsi="Times New Roman" w:cs="Times New Roman"/>
          <w:i/>
          <w:iCs/>
          <w:color w:val="000000" w:themeColor="text1"/>
          <w:sz w:val="28"/>
          <w:szCs w:val="28"/>
          <w:lang w:val="vi-VN"/>
        </w:rPr>
        <w:t>GPIO và ngắt ngoài</w:t>
      </w:r>
      <w:bookmarkEnd w:id="40"/>
      <w:bookmarkEnd w:id="41"/>
    </w:p>
    <w:p w14:paraId="7172992E" w14:textId="529E109F" w:rsidR="003C6359" w:rsidRPr="003C6359" w:rsidRDefault="003C6359" w:rsidP="003C6359">
      <w:pPr>
        <w:ind w:firstLine="0"/>
        <w:rPr>
          <w:lang w:val="vi-VN"/>
        </w:rPr>
      </w:pPr>
      <w:r>
        <w:rPr>
          <w:lang w:val="vi-VN"/>
        </w:rPr>
        <w:t>A, GPIO</w:t>
      </w:r>
    </w:p>
    <w:p w14:paraId="55672156" w14:textId="080B7A49" w:rsidR="000372D6" w:rsidRPr="000A1E91" w:rsidRDefault="0025515A" w:rsidP="0025515A">
      <w:pPr>
        <w:spacing w:line="276" w:lineRule="auto"/>
        <w:ind w:firstLine="0"/>
        <w:rPr>
          <w:rFonts w:eastAsia="Times New Roman"/>
          <w:szCs w:val="28"/>
          <w:lang w:val="vi-VN"/>
        </w:rPr>
      </w:pPr>
      <w:r>
        <w:t>GPIO</w:t>
      </w:r>
      <w:r w:rsidRPr="000A1E91">
        <w:rPr>
          <w:rFonts w:eastAsia="Times New Roman"/>
          <w:szCs w:val="28"/>
          <w:lang w:val="vi-VN"/>
        </w:rPr>
        <w:t xml:space="preserve"> </w:t>
      </w:r>
      <w:r w:rsidR="000372D6" w:rsidRPr="000A1E91">
        <w:rPr>
          <w:rFonts w:eastAsia="Times New Roman"/>
          <w:szCs w:val="28"/>
          <w:lang w:val="vi-VN"/>
        </w:rPr>
        <w:t>(General Purpose Input/Output) chính là các chân đầu ra hoặc đầu vào dùng chung.</w:t>
      </w:r>
    </w:p>
    <w:p w14:paraId="7076B881" w14:textId="77777777" w:rsidR="000372D6" w:rsidRPr="000A1E91" w:rsidRDefault="000372D6" w:rsidP="00794B9A">
      <w:pPr>
        <w:spacing w:line="276" w:lineRule="auto"/>
        <w:rPr>
          <w:rFonts w:eastAsia="Times New Roman"/>
          <w:szCs w:val="28"/>
          <w:lang w:val="vi-VN"/>
        </w:rPr>
      </w:pPr>
    </w:p>
    <w:p w14:paraId="15912C05" w14:textId="77777777" w:rsidR="000372D6" w:rsidRPr="000A1E91" w:rsidRDefault="000372D6" w:rsidP="00794B9A">
      <w:pPr>
        <w:spacing w:line="276" w:lineRule="auto"/>
        <w:rPr>
          <w:szCs w:val="28"/>
        </w:rPr>
      </w:pPr>
      <w:r w:rsidRPr="000A1E91">
        <w:rPr>
          <w:rFonts w:eastAsia="Times New Roman"/>
          <w:color w:val="0A0A0A"/>
          <w:szCs w:val="28"/>
        </w:rPr>
        <w:t>STM32 GPIO bao gồm 2 khối cơ bản:</w:t>
      </w:r>
    </w:p>
    <w:p w14:paraId="7D5278BB"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Input Driver: Bao gồm thanh ghi Input Data (IDR), và 1 trigger. Tín hiệu Input ngoài việc được ghi vào IDR còn theo các đường Analog để vào bộ ADC, hoặc theo đường Alternate function input vào các ngoại vi khác</w:t>
      </w:r>
    </w:p>
    <w:p w14:paraId="5FEE919F"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Output Drive: Bao gồm thanh ghi Output Data (ODR), một khối output control để chọn tín hiệu ra là từ ODR hay từ các ngoại vi khác. Tiếp đến điều khiển 2 mosfet cho điện áp ra ở I/O pin</w:t>
      </w:r>
    </w:p>
    <w:p w14:paraId="5E556BFC" w14:textId="77777777" w:rsidR="000372D6" w:rsidRPr="000A1E91" w:rsidRDefault="000372D6" w:rsidP="00794B9A">
      <w:pPr>
        <w:spacing w:line="276" w:lineRule="auto"/>
        <w:rPr>
          <w:rFonts w:eastAsia="Times New Roman"/>
          <w:szCs w:val="28"/>
          <w:lang w:val="vi-VN"/>
        </w:rPr>
      </w:pPr>
    </w:p>
    <w:p w14:paraId="40F0D689" w14:textId="77777777" w:rsidR="003C6359" w:rsidRDefault="000372D6" w:rsidP="00BB3987">
      <w:pPr>
        <w:keepNext/>
        <w:spacing w:line="276" w:lineRule="auto"/>
        <w:ind w:firstLine="0"/>
        <w:jc w:val="center"/>
      </w:pPr>
      <w:r w:rsidRPr="000A1E91">
        <w:rPr>
          <w:noProof/>
          <w:szCs w:val="28"/>
        </w:rPr>
        <w:drawing>
          <wp:inline distT="0" distB="0" distL="0" distR="0" wp14:anchorId="3E332B27" wp14:editId="4C0B428C">
            <wp:extent cx="5723344" cy="3267075"/>
            <wp:effectExtent l="0" t="0" r="0" b="0"/>
            <wp:docPr id="820539925" name="Hình ảnh 8205399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39925" name="Picture 820539925"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344" cy="3267075"/>
                    </a:xfrm>
                    <a:prstGeom prst="rect">
                      <a:avLst/>
                    </a:prstGeom>
                  </pic:spPr>
                </pic:pic>
              </a:graphicData>
            </a:graphic>
          </wp:inline>
        </w:drawing>
      </w:r>
    </w:p>
    <w:p w14:paraId="0E1C799E" w14:textId="15F3F05E" w:rsidR="000372D6" w:rsidRPr="003C6359" w:rsidRDefault="003C6359" w:rsidP="00BB3987">
      <w:pPr>
        <w:pStyle w:val="Chuthich"/>
        <w:rPr>
          <w:szCs w:val="28"/>
          <w:lang w:val="vi-VN"/>
        </w:rPr>
      </w:pPr>
      <w:bookmarkStart w:id="42" w:name="_Toc129383131"/>
      <w:r>
        <w:t xml:space="preserve">Figure </w:t>
      </w:r>
      <w:fldSimple w:instr=" SEQ Figure \* ARABIC ">
        <w:r w:rsidR="004F76D8">
          <w:rPr>
            <w:noProof/>
          </w:rPr>
          <w:t>10</w:t>
        </w:r>
      </w:fldSimple>
      <w:r>
        <w:rPr>
          <w:lang w:val="vi-VN"/>
        </w:rPr>
        <w:t xml:space="preserve">: cấu trúc bên trong </w:t>
      </w:r>
      <w:r w:rsidR="00BB3987">
        <w:rPr>
          <w:lang w:val="vi-VN"/>
        </w:rPr>
        <w:t>các chân GPIO của STM32</w:t>
      </w:r>
      <w:bookmarkEnd w:id="42"/>
    </w:p>
    <w:p w14:paraId="3EB6FFA6" w14:textId="77777777" w:rsidR="000372D6" w:rsidRPr="000A1E91" w:rsidRDefault="000372D6" w:rsidP="00794B9A">
      <w:pPr>
        <w:pStyle w:val="oancuaDanhsach"/>
        <w:spacing w:line="276" w:lineRule="auto"/>
        <w:ind w:firstLine="0"/>
        <w:rPr>
          <w:rFonts w:eastAsia="Times New Roman"/>
          <w:color w:val="0A0A0A"/>
          <w:szCs w:val="28"/>
        </w:rPr>
      </w:pPr>
    </w:p>
    <w:p w14:paraId="0D7A6A09" w14:textId="77777777" w:rsidR="000372D6" w:rsidRPr="000A1E91" w:rsidRDefault="000372D6" w:rsidP="00794B9A">
      <w:pPr>
        <w:spacing w:line="276" w:lineRule="auto"/>
        <w:rPr>
          <w:szCs w:val="28"/>
        </w:rPr>
      </w:pPr>
      <w:r w:rsidRPr="000A1E91">
        <w:rPr>
          <w:rFonts w:eastAsia="Times New Roman"/>
          <w:color w:val="0A0A0A"/>
          <w:szCs w:val="28"/>
        </w:rPr>
        <w:t>Chức năng của STM32 GPIO bao gồm:</w:t>
      </w:r>
    </w:p>
    <w:p w14:paraId="2C428FDF" w14:textId="77777777" w:rsidR="000372D6" w:rsidRPr="000A1E91" w:rsidRDefault="000372D6" w:rsidP="00794B9A">
      <w:pPr>
        <w:pStyle w:val="oancuaDanhsach"/>
        <w:numPr>
          <w:ilvl w:val="0"/>
          <w:numId w:val="15"/>
        </w:numPr>
        <w:spacing w:line="276" w:lineRule="auto"/>
        <w:rPr>
          <w:szCs w:val="28"/>
        </w:rPr>
      </w:pPr>
      <w:r w:rsidRPr="000A1E91">
        <w:rPr>
          <w:rFonts w:eastAsia="Times New Roman"/>
          <w:color w:val="0A0A0A"/>
          <w:szCs w:val="28"/>
        </w:rPr>
        <w:t>Input:</w:t>
      </w:r>
    </w:p>
    <w:p w14:paraId="1096251F"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Input pull</w:t>
      </w:r>
      <w:r w:rsidRPr="000A1E91">
        <w:rPr>
          <w:rFonts w:eastAsia="Times New Roman"/>
          <w:color w:val="0A0A0A"/>
          <w:szCs w:val="28"/>
          <w:lang w:val="vi-VN"/>
        </w:rPr>
        <w:t>-</w:t>
      </w:r>
      <w:r w:rsidRPr="000A1E91">
        <w:rPr>
          <w:rFonts w:eastAsia="Times New Roman"/>
          <w:color w:val="0A0A0A"/>
          <w:szCs w:val="28"/>
        </w:rPr>
        <w:t>up: Đầu vào có trở kéo lên (điện áp mặc định trên chân là Vcc)</w:t>
      </w:r>
    </w:p>
    <w:p w14:paraId="6B1AD832"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Input pull</w:t>
      </w:r>
      <w:r w:rsidRPr="000A1E91">
        <w:rPr>
          <w:rFonts w:eastAsia="Times New Roman"/>
          <w:color w:val="0A0A0A"/>
          <w:szCs w:val="28"/>
          <w:lang w:val="vi-VN"/>
        </w:rPr>
        <w:t>-</w:t>
      </w:r>
      <w:r w:rsidRPr="000A1E91">
        <w:rPr>
          <w:rFonts w:eastAsia="Times New Roman"/>
          <w:color w:val="0A0A0A"/>
          <w:szCs w:val="28"/>
        </w:rPr>
        <w:t>down: Đầu vào có trở kéo xuống (điện áp mặc định trên chân là 0V)</w:t>
      </w:r>
    </w:p>
    <w:p w14:paraId="7FE4F05E"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Input floating: Đầu vào thả nổi, điện áp không cố định dao động từ 0V tới Vcc</w:t>
      </w:r>
    </w:p>
    <w:p w14:paraId="0CE6503F"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Analog: Đầu vào tương tự, dùng để đo ADC</w:t>
      </w:r>
    </w:p>
    <w:p w14:paraId="7AA12B5E" w14:textId="77777777" w:rsidR="000372D6" w:rsidRPr="000A1E91" w:rsidRDefault="000372D6" w:rsidP="00794B9A">
      <w:pPr>
        <w:pStyle w:val="oancuaDanhsach"/>
        <w:spacing w:line="276" w:lineRule="auto"/>
        <w:ind w:firstLine="0"/>
        <w:rPr>
          <w:rFonts w:eastAsia="Times New Roman"/>
          <w:color w:val="0A0A0A"/>
          <w:szCs w:val="28"/>
        </w:rPr>
      </w:pPr>
    </w:p>
    <w:p w14:paraId="1409B4FB" w14:textId="77777777" w:rsidR="000372D6" w:rsidRPr="000A1E91" w:rsidRDefault="000372D6" w:rsidP="00794B9A">
      <w:pPr>
        <w:pStyle w:val="oancuaDanhsach"/>
        <w:numPr>
          <w:ilvl w:val="0"/>
          <w:numId w:val="16"/>
        </w:numPr>
        <w:spacing w:line="276" w:lineRule="auto"/>
        <w:rPr>
          <w:szCs w:val="28"/>
        </w:rPr>
      </w:pPr>
      <w:r w:rsidRPr="000A1E91">
        <w:rPr>
          <w:rFonts w:eastAsia="Times New Roman"/>
          <w:color w:val="0A0A0A"/>
          <w:szCs w:val="28"/>
        </w:rPr>
        <w:t>Output:</w:t>
      </w:r>
    </w:p>
    <w:p w14:paraId="5370B02A"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Ouput Push Pull: Đầu ra dạng đẩy kéo, tín hiệu sẽ chỉ có Vcc hoặc 0V tương ứng với Bit 1 và 0 ghi vào chân đó</w:t>
      </w:r>
    </w:p>
    <w:p w14:paraId="252310D4"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Ouput Opendrain: Đầu ra dạng cực máng hở. Chỉ có thể kéo về 0V bằng cách ghi bit 0, khi ghi bit 1, chân IO sẽ có điện áp tương ứng với nguồn nối vào IO đó</w:t>
      </w:r>
    </w:p>
    <w:p w14:paraId="4D495920"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Alternate function Push Pull: Đầu ra kểu đẩy kéo sử dụng trong các ngoại vi</w:t>
      </w:r>
    </w:p>
    <w:p w14:paraId="11ECFEBD"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Alternate function Open Drain: Đầu ra dạng cực máng hở, sử dụng trong các ngoại vi (thường gặp trong I2C)</w:t>
      </w:r>
    </w:p>
    <w:p w14:paraId="4BF55188" w14:textId="77777777" w:rsidR="000372D6" w:rsidRPr="000A1E91" w:rsidRDefault="000372D6" w:rsidP="00794B9A">
      <w:pPr>
        <w:pStyle w:val="oancuaDanhsach"/>
        <w:spacing w:line="276" w:lineRule="auto"/>
        <w:ind w:firstLine="0"/>
        <w:rPr>
          <w:rFonts w:eastAsia="Times New Roman"/>
          <w:color w:val="0A0A0A"/>
          <w:szCs w:val="28"/>
        </w:rPr>
      </w:pPr>
    </w:p>
    <w:p w14:paraId="1D45A314" w14:textId="2CB7CCFC" w:rsidR="000372D6" w:rsidRPr="00BB3987" w:rsidRDefault="00BB3987" w:rsidP="00BB3987">
      <w:pPr>
        <w:spacing w:line="276" w:lineRule="auto"/>
        <w:rPr>
          <w:rFonts w:eastAsia="Times New Roman"/>
          <w:color w:val="0A0A0A"/>
          <w:szCs w:val="28"/>
        </w:rPr>
      </w:pPr>
      <w:r>
        <w:rPr>
          <w:rFonts w:eastAsia="Times New Roman"/>
          <w:color w:val="0A0A0A"/>
          <w:szCs w:val="28"/>
        </w:rPr>
        <w:t>B</w:t>
      </w:r>
      <w:r>
        <w:rPr>
          <w:rFonts w:eastAsia="Times New Roman"/>
          <w:color w:val="0A0A0A"/>
          <w:szCs w:val="28"/>
          <w:lang w:val="vi-VN"/>
        </w:rPr>
        <w:t xml:space="preserve">, </w:t>
      </w:r>
      <w:r w:rsidR="000372D6" w:rsidRPr="00BB3987">
        <w:rPr>
          <w:rFonts w:eastAsia="Times New Roman"/>
          <w:color w:val="0A0A0A"/>
          <w:szCs w:val="28"/>
        </w:rPr>
        <w:t>Ngắt Ngoài:</w:t>
      </w:r>
    </w:p>
    <w:p w14:paraId="138DF37C" w14:textId="401D0CBD" w:rsidR="000372D6" w:rsidRPr="000A1E91" w:rsidRDefault="00494A06" w:rsidP="00BB3987">
      <w:pPr>
        <w:spacing w:line="276" w:lineRule="auto"/>
        <w:ind w:firstLine="0"/>
        <w:rPr>
          <w:rFonts w:eastAsia="Times New Roman"/>
          <w:color w:val="0A0A0A"/>
          <w:szCs w:val="28"/>
        </w:rPr>
      </w:pPr>
      <w:r>
        <w:t>EXTI</w:t>
      </w:r>
      <w:r>
        <w:rPr>
          <w:lang w:val="vi-VN"/>
        </w:rPr>
        <w:t xml:space="preserve"> </w:t>
      </w:r>
      <w:r w:rsidR="000372D6" w:rsidRPr="000A1E91">
        <w:rPr>
          <w:rFonts w:eastAsia="Times New Roman"/>
          <w:color w:val="0A0A0A"/>
          <w:szCs w:val="28"/>
        </w:rPr>
        <w:t>(External Interupts) tạm dịch là ngắt ngoài hay ngắt sự kiện bên ngoài. Ngắt EXTI được kích hoạt khi có sự kiện từ bên ngoài tác động vào chân EXTI đó, tùy theo sự kiện đó có phù hợp với điều kiện ngắt không thì ngắt ngoài mới sảy ra.</w:t>
      </w:r>
    </w:p>
    <w:p w14:paraId="47C29EE2" w14:textId="77777777" w:rsidR="000372D6" w:rsidRPr="000A1E91" w:rsidRDefault="000372D6" w:rsidP="00794B9A">
      <w:pPr>
        <w:spacing w:line="276" w:lineRule="auto"/>
        <w:rPr>
          <w:rFonts w:eastAsia="Times New Roman"/>
          <w:color w:val="0A0A0A"/>
          <w:szCs w:val="28"/>
        </w:rPr>
      </w:pPr>
      <w:r w:rsidRPr="000A1E91">
        <w:rPr>
          <w:rFonts w:eastAsia="Times New Roman"/>
          <w:color w:val="0A0A0A"/>
          <w:szCs w:val="28"/>
        </w:rPr>
        <w:t>Ngắt ngoài STM32 được mô tả như sau:</w:t>
      </w:r>
    </w:p>
    <w:p w14:paraId="10561ED8" w14:textId="77777777" w:rsidR="000372D6" w:rsidRPr="000A1E91" w:rsidRDefault="000372D6" w:rsidP="00794B9A">
      <w:pPr>
        <w:spacing w:line="276" w:lineRule="auto"/>
        <w:rPr>
          <w:rFonts w:eastAsia="Times New Roman"/>
          <w:color w:val="0A0A0A"/>
          <w:szCs w:val="28"/>
        </w:rPr>
      </w:pPr>
      <w:r w:rsidRPr="000A1E91">
        <w:rPr>
          <w:rFonts w:eastAsia="Times New Roman"/>
          <w:color w:val="0A0A0A"/>
          <w:szCs w:val="28"/>
        </w:rPr>
        <w:t>Các tham số (Main Features):</w:t>
      </w:r>
    </w:p>
    <w:p w14:paraId="52E9F6AB"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Kích hoạt độc lập trên mỗi dòng ngắt (Line Interrupts)</w:t>
      </w:r>
    </w:p>
    <w:p w14:paraId="74A8F2C8"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Truy cập đến từng Bit trong mỗi dòng ngắt</w:t>
      </w:r>
    </w:p>
    <w:p w14:paraId="1076DBBE"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Tạo ra tối đa 20 sự kiện/ngắt</w:t>
      </w:r>
    </w:p>
    <w:p w14:paraId="3AD8CFE1"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Tín hiệu phải có độ rộng xung thấp hơn chu kì xung nhịp của APB2 (vì APB2 cấp xung cho GPIO)</w:t>
      </w:r>
    </w:p>
    <w:p w14:paraId="2AABCBFF" w14:textId="77777777" w:rsidR="000372D6" w:rsidRPr="000A1E91" w:rsidRDefault="000372D6" w:rsidP="00794B9A">
      <w:pPr>
        <w:spacing w:line="276" w:lineRule="auto"/>
        <w:rPr>
          <w:rFonts w:eastAsia="Times New Roman"/>
          <w:color w:val="0A0A0A"/>
          <w:szCs w:val="28"/>
        </w:rPr>
      </w:pPr>
      <w:r w:rsidRPr="000A1E91">
        <w:rPr>
          <w:rFonts w:eastAsia="Times New Roman"/>
          <w:color w:val="0A0A0A"/>
          <w:szCs w:val="28"/>
        </w:rPr>
        <w:t>Các Line ngắt ngoài được tổ chức như sau:</w:t>
      </w:r>
    </w:p>
    <w:p w14:paraId="2B2DE0CC" w14:textId="77777777" w:rsidR="00494A06" w:rsidRDefault="000372D6" w:rsidP="00494A06">
      <w:pPr>
        <w:keepNext/>
        <w:spacing w:line="276" w:lineRule="auto"/>
        <w:ind w:firstLine="0"/>
        <w:jc w:val="center"/>
      </w:pPr>
      <w:r w:rsidRPr="000A1E91">
        <w:rPr>
          <w:noProof/>
          <w:szCs w:val="28"/>
        </w:rPr>
        <w:drawing>
          <wp:inline distT="0" distB="0" distL="0" distR="0" wp14:anchorId="6704C45B" wp14:editId="3CEDCC8C">
            <wp:extent cx="1967965" cy="3898900"/>
            <wp:effectExtent l="0" t="0" r="0" b="6350"/>
            <wp:docPr id="34" name="Hình ảnh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67965" cy="3898900"/>
                    </a:xfrm>
                    <a:prstGeom prst="rect">
                      <a:avLst/>
                    </a:prstGeom>
                  </pic:spPr>
                </pic:pic>
              </a:graphicData>
            </a:graphic>
          </wp:inline>
        </w:drawing>
      </w:r>
    </w:p>
    <w:p w14:paraId="199AB691" w14:textId="15B40C56" w:rsidR="000372D6" w:rsidRPr="00494A06" w:rsidRDefault="00494A06" w:rsidP="00494A06">
      <w:pPr>
        <w:pStyle w:val="Chuthich"/>
        <w:rPr>
          <w:szCs w:val="28"/>
          <w:lang w:val="vi-VN"/>
        </w:rPr>
      </w:pPr>
      <w:bookmarkStart w:id="43" w:name="_Toc129383132"/>
      <w:r>
        <w:t xml:space="preserve">Figure </w:t>
      </w:r>
      <w:fldSimple w:instr=" SEQ Figure \* ARABIC ">
        <w:r w:rsidR="004F76D8">
          <w:rPr>
            <w:noProof/>
          </w:rPr>
          <w:t>11</w:t>
        </w:r>
      </w:fldSimple>
      <w:r>
        <w:rPr>
          <w:lang w:val="vi-VN"/>
        </w:rPr>
        <w:t>: cấu trúc tín hiệu của các chân ngắt ngoài</w:t>
      </w:r>
      <w:bookmarkEnd w:id="43"/>
    </w:p>
    <w:p w14:paraId="5F5AA10E" w14:textId="77777777" w:rsidR="000372D6" w:rsidRPr="000A1E91" w:rsidRDefault="000372D6" w:rsidP="00794B9A">
      <w:pPr>
        <w:spacing w:line="276" w:lineRule="auto"/>
        <w:rPr>
          <w:rFonts w:eastAsia="Times New Roman"/>
          <w:color w:val="0A0A0A"/>
          <w:szCs w:val="28"/>
        </w:rPr>
      </w:pPr>
      <w:r w:rsidRPr="000A1E91">
        <w:rPr>
          <w:rFonts w:eastAsia="Times New Roman"/>
          <w:color w:val="0A0A0A"/>
          <w:szCs w:val="28"/>
        </w:rPr>
        <w:t>Các chân PA0,PB0,…,PG0 sẽ chung là line EXTI0, Tiếp tục như vậy đến EXTI15 chúng ta có 16 ngắt.</w:t>
      </w:r>
    </w:p>
    <w:p w14:paraId="32E181C2" w14:textId="77777777" w:rsidR="000372D6" w:rsidRPr="000A1E91" w:rsidRDefault="000372D6" w:rsidP="00794B9A">
      <w:pPr>
        <w:spacing w:line="276" w:lineRule="auto"/>
        <w:rPr>
          <w:rFonts w:eastAsia="Times New Roman"/>
          <w:color w:val="0A0A0A"/>
          <w:szCs w:val="28"/>
        </w:rPr>
      </w:pPr>
      <w:r w:rsidRPr="000A1E91">
        <w:rPr>
          <w:rFonts w:eastAsia="Times New Roman"/>
          <w:color w:val="0A0A0A"/>
          <w:szCs w:val="28"/>
        </w:rPr>
        <w:t>4 ngắt ngoài đặc biệt đó là:</w:t>
      </w:r>
    </w:p>
    <w:p w14:paraId="103BC9FE"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EXTI line 16: dùng cho PVD output</w:t>
      </w:r>
    </w:p>
    <w:p w14:paraId="60C0D8EF"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EXTI line 17: dùng cho sự kiện báo thức của bộ RTC</w:t>
      </w:r>
    </w:p>
    <w:p w14:paraId="614F237C" w14:textId="77777777" w:rsidR="000372D6"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EXTI line 18: dùng cho sự kiện thức dậy của USB</w:t>
      </w:r>
    </w:p>
    <w:p w14:paraId="34114402" w14:textId="5312B188" w:rsidR="00757C15" w:rsidRPr="000A1E91" w:rsidRDefault="000372D6" w:rsidP="00794B9A">
      <w:pPr>
        <w:pStyle w:val="oancuaDanhsach"/>
        <w:numPr>
          <w:ilvl w:val="0"/>
          <w:numId w:val="2"/>
        </w:numPr>
        <w:spacing w:line="276" w:lineRule="auto"/>
        <w:rPr>
          <w:rFonts w:eastAsia="Times New Roman"/>
          <w:color w:val="0A0A0A"/>
          <w:szCs w:val="28"/>
        </w:rPr>
      </w:pPr>
      <w:r w:rsidRPr="000A1E91">
        <w:rPr>
          <w:rFonts w:eastAsia="Times New Roman"/>
          <w:color w:val="0A0A0A"/>
          <w:szCs w:val="28"/>
        </w:rPr>
        <w:t>EXTI line 19: dùng cho sự kiện thức dậy của ngoại vi Ethernet</w:t>
      </w:r>
    </w:p>
    <w:p w14:paraId="223E821F" w14:textId="3E54BB40" w:rsidR="000372D6" w:rsidRPr="000A1E91" w:rsidRDefault="00757C15" w:rsidP="00794B9A">
      <w:pPr>
        <w:spacing w:before="0" w:after="160" w:line="259" w:lineRule="auto"/>
        <w:ind w:firstLine="0"/>
        <w:rPr>
          <w:rFonts w:eastAsia="Times New Roman"/>
          <w:color w:val="0A0A0A"/>
          <w:szCs w:val="28"/>
        </w:rPr>
      </w:pPr>
      <w:r w:rsidRPr="000A1E91">
        <w:rPr>
          <w:rFonts w:eastAsia="Times New Roman"/>
          <w:color w:val="0A0A0A"/>
          <w:szCs w:val="28"/>
        </w:rPr>
        <w:br w:type="page"/>
      </w:r>
    </w:p>
    <w:p w14:paraId="496271BC" w14:textId="62087BFB" w:rsidR="009452F0" w:rsidRPr="003D415D" w:rsidRDefault="00601FD0" w:rsidP="003D415D">
      <w:pPr>
        <w:pStyle w:val="oancuaDanhsach"/>
        <w:numPr>
          <w:ilvl w:val="1"/>
          <w:numId w:val="34"/>
        </w:numPr>
        <w:spacing w:before="0" w:after="160" w:line="259" w:lineRule="auto"/>
        <w:outlineLvl w:val="1"/>
        <w:rPr>
          <w:rFonts w:eastAsia="Times New Roman"/>
          <w:color w:val="0A0A0A"/>
          <w:szCs w:val="28"/>
          <w:lang w:val="vi-VN"/>
        </w:rPr>
      </w:pPr>
      <w:bookmarkStart w:id="44" w:name="_Toc129383638"/>
      <w:bookmarkStart w:id="45" w:name="_Toc129383990"/>
      <w:r w:rsidRPr="003D415D">
        <w:rPr>
          <w:rFonts w:eastAsia="Times New Roman"/>
          <w:color w:val="0A0A0A"/>
          <w:szCs w:val="28"/>
          <w:lang w:val="vi-VN"/>
        </w:rPr>
        <w:t xml:space="preserve">Sơ đồ </w:t>
      </w:r>
      <w:r w:rsidR="00CA1754" w:rsidRPr="003D415D">
        <w:rPr>
          <w:rFonts w:eastAsia="Times New Roman"/>
          <w:color w:val="0A0A0A"/>
          <w:szCs w:val="28"/>
          <w:lang w:val="vi-VN"/>
        </w:rPr>
        <w:t xml:space="preserve">kết nối </w:t>
      </w:r>
      <w:r w:rsidR="004726BE" w:rsidRPr="003D415D">
        <w:rPr>
          <w:rFonts w:eastAsia="Times New Roman"/>
          <w:color w:val="0A0A0A"/>
          <w:szCs w:val="28"/>
          <w:lang w:val="vi-VN"/>
        </w:rPr>
        <w:t>STM</w:t>
      </w:r>
      <w:r w:rsidR="00CA1754" w:rsidRPr="003D415D">
        <w:rPr>
          <w:rFonts w:eastAsia="Times New Roman"/>
          <w:color w:val="0A0A0A"/>
          <w:szCs w:val="28"/>
          <w:lang w:val="vi-VN"/>
        </w:rPr>
        <w:t xml:space="preserve">32 và các </w:t>
      </w:r>
      <w:r w:rsidR="004726BE" w:rsidRPr="003D415D">
        <w:rPr>
          <w:rFonts w:eastAsia="Times New Roman"/>
          <w:color w:val="0A0A0A"/>
          <w:szCs w:val="28"/>
          <w:lang w:val="vi-VN"/>
        </w:rPr>
        <w:t>module phần cứng</w:t>
      </w:r>
      <w:r w:rsidR="00CA1754" w:rsidRPr="003D415D">
        <w:rPr>
          <w:rFonts w:eastAsia="Times New Roman"/>
          <w:color w:val="0A0A0A"/>
          <w:szCs w:val="28"/>
          <w:lang w:val="vi-VN"/>
        </w:rPr>
        <w:t>.</w:t>
      </w:r>
      <w:bookmarkEnd w:id="44"/>
      <w:bookmarkEnd w:id="45"/>
    </w:p>
    <w:p w14:paraId="72F9C0D2" w14:textId="6E7C168C" w:rsidR="000372D6" w:rsidRPr="003D415D" w:rsidRDefault="004726BE" w:rsidP="003D415D">
      <w:pPr>
        <w:pStyle w:val="u3"/>
        <w:rPr>
          <w:rFonts w:ascii="Times New Roman" w:hAnsi="Times New Roman" w:cs="Times New Roman"/>
          <w:color w:val="000000" w:themeColor="text1"/>
          <w:sz w:val="28"/>
          <w:szCs w:val="28"/>
          <w:lang w:val="vi-VN"/>
        </w:rPr>
      </w:pPr>
      <w:bookmarkStart w:id="46" w:name="_Toc129383639"/>
      <w:bookmarkStart w:id="47" w:name="_Toc129383991"/>
      <w:r w:rsidRPr="003D415D">
        <w:rPr>
          <w:rFonts w:ascii="Times New Roman" w:hAnsi="Times New Roman" w:cs="Times New Roman"/>
          <w:color w:val="000000" w:themeColor="text1"/>
          <w:sz w:val="28"/>
          <w:szCs w:val="28"/>
          <w:lang w:val="it-IT"/>
        </w:rPr>
        <w:t>2</w:t>
      </w:r>
      <w:r w:rsidRPr="003D415D">
        <w:rPr>
          <w:rFonts w:ascii="Times New Roman" w:hAnsi="Times New Roman" w:cs="Times New Roman"/>
          <w:color w:val="000000" w:themeColor="text1"/>
          <w:sz w:val="28"/>
          <w:szCs w:val="28"/>
          <w:lang w:val="vi-VN"/>
        </w:rPr>
        <w:t>.3.1. sơ đồ nguyên lý</w:t>
      </w:r>
      <w:bookmarkEnd w:id="46"/>
      <w:bookmarkEnd w:id="47"/>
    </w:p>
    <w:p w14:paraId="11D33E6D" w14:textId="77777777" w:rsidR="00494A06" w:rsidRDefault="00BC64AE" w:rsidP="00CB59D2">
      <w:pPr>
        <w:keepNext/>
        <w:spacing w:before="0" w:after="160" w:line="259" w:lineRule="auto"/>
        <w:ind w:firstLine="0"/>
        <w:jc w:val="center"/>
      </w:pPr>
      <w:r w:rsidRPr="000A1E91">
        <w:rPr>
          <w:szCs w:val="28"/>
          <w:lang w:val="vi-VN"/>
        </w:rPr>
        <w:drawing>
          <wp:inline distT="0" distB="0" distL="0" distR="0" wp14:anchorId="4A5588AE" wp14:editId="1008F890">
            <wp:extent cx="5943600" cy="455612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6125"/>
                    </a:xfrm>
                    <a:prstGeom prst="rect">
                      <a:avLst/>
                    </a:prstGeom>
                  </pic:spPr>
                </pic:pic>
              </a:graphicData>
            </a:graphic>
          </wp:inline>
        </w:drawing>
      </w:r>
    </w:p>
    <w:p w14:paraId="21877524" w14:textId="77777777" w:rsidR="00CB59D2" w:rsidRDefault="00CB59D2" w:rsidP="00CB59D2">
      <w:pPr>
        <w:keepNext/>
        <w:spacing w:before="0" w:after="160" w:line="259" w:lineRule="auto"/>
        <w:ind w:firstLine="0"/>
        <w:jc w:val="center"/>
      </w:pPr>
    </w:p>
    <w:p w14:paraId="47436D56" w14:textId="39740E4D" w:rsidR="004726BE" w:rsidRDefault="00494A06" w:rsidP="00CB59D2">
      <w:pPr>
        <w:pStyle w:val="Chuthich"/>
        <w:rPr>
          <w:lang w:val="vi-VN"/>
        </w:rPr>
      </w:pPr>
      <w:bookmarkStart w:id="48" w:name="_Toc129383133"/>
      <w:r>
        <w:t xml:space="preserve">Figure </w:t>
      </w:r>
      <w:fldSimple w:instr=" SEQ Figure \* ARABIC ">
        <w:r w:rsidR="004F76D8">
          <w:rPr>
            <w:noProof/>
          </w:rPr>
          <w:t>12</w:t>
        </w:r>
      </w:fldSimple>
      <w:r>
        <w:rPr>
          <w:lang w:val="vi-VN"/>
        </w:rPr>
        <w:t xml:space="preserve">: sơ đồ nguyên lý </w:t>
      </w:r>
      <w:r w:rsidR="00CB59D2">
        <w:rPr>
          <w:lang w:val="vi-VN"/>
        </w:rPr>
        <w:t>của dự án</w:t>
      </w:r>
      <w:bookmarkEnd w:id="48"/>
    </w:p>
    <w:p w14:paraId="1E2E9536" w14:textId="77777777" w:rsidR="00CB59D2" w:rsidRDefault="00CB59D2" w:rsidP="00CB59D2">
      <w:pPr>
        <w:rPr>
          <w:lang w:val="vi-VN"/>
        </w:rPr>
      </w:pPr>
    </w:p>
    <w:p w14:paraId="4DFFF097" w14:textId="77777777" w:rsidR="00CB59D2" w:rsidRDefault="00CB59D2" w:rsidP="00CB59D2">
      <w:pPr>
        <w:rPr>
          <w:lang w:val="vi-VN"/>
        </w:rPr>
      </w:pPr>
    </w:p>
    <w:p w14:paraId="7F0AAC28" w14:textId="77777777" w:rsidR="00CB59D2" w:rsidRDefault="00CB59D2" w:rsidP="00CB59D2">
      <w:pPr>
        <w:rPr>
          <w:lang w:val="vi-VN"/>
        </w:rPr>
      </w:pPr>
    </w:p>
    <w:p w14:paraId="38794086" w14:textId="77777777" w:rsidR="00CB59D2" w:rsidRDefault="00CB59D2" w:rsidP="00CB59D2">
      <w:pPr>
        <w:rPr>
          <w:lang w:val="vi-VN"/>
        </w:rPr>
      </w:pPr>
    </w:p>
    <w:p w14:paraId="7679837E" w14:textId="77777777" w:rsidR="00CB59D2" w:rsidRDefault="00CB59D2" w:rsidP="00CB59D2">
      <w:pPr>
        <w:rPr>
          <w:lang w:val="vi-VN"/>
        </w:rPr>
      </w:pPr>
    </w:p>
    <w:p w14:paraId="2726D932" w14:textId="77777777" w:rsidR="00CB59D2" w:rsidRDefault="00CB59D2" w:rsidP="00CB59D2">
      <w:pPr>
        <w:rPr>
          <w:lang w:val="vi-VN"/>
        </w:rPr>
      </w:pPr>
    </w:p>
    <w:p w14:paraId="465F11C1" w14:textId="77777777" w:rsidR="00CB59D2" w:rsidRPr="00CB59D2" w:rsidRDefault="00CB59D2" w:rsidP="00CB59D2">
      <w:pPr>
        <w:rPr>
          <w:lang w:val="vi-VN"/>
        </w:rPr>
      </w:pPr>
    </w:p>
    <w:p w14:paraId="4BAA75C9" w14:textId="52DDE36E" w:rsidR="00BC64AE" w:rsidRPr="003D415D" w:rsidRDefault="00BC64AE" w:rsidP="003D415D">
      <w:pPr>
        <w:pStyle w:val="oancuaDanhsach"/>
        <w:numPr>
          <w:ilvl w:val="2"/>
          <w:numId w:val="35"/>
        </w:numPr>
        <w:spacing w:before="0" w:after="160" w:line="259" w:lineRule="auto"/>
        <w:outlineLvl w:val="2"/>
        <w:rPr>
          <w:szCs w:val="28"/>
          <w:lang w:val="vi-VN"/>
        </w:rPr>
      </w:pPr>
      <w:bookmarkStart w:id="49" w:name="_Toc129383640"/>
      <w:bookmarkStart w:id="50" w:name="_Toc129383992"/>
      <w:r w:rsidRPr="003D415D">
        <w:rPr>
          <w:szCs w:val="28"/>
          <w:lang w:val="vi-VN"/>
        </w:rPr>
        <w:t>Sơ đồ ghép nối</w:t>
      </w:r>
      <w:bookmarkEnd w:id="49"/>
      <w:bookmarkEnd w:id="50"/>
    </w:p>
    <w:p w14:paraId="5BB767A5" w14:textId="77777777" w:rsidR="00CB59D2" w:rsidRDefault="009466E0" w:rsidP="00CB59D2">
      <w:pPr>
        <w:keepNext/>
        <w:spacing w:before="0" w:after="160" w:line="259" w:lineRule="auto"/>
        <w:ind w:left="340" w:firstLine="0"/>
        <w:jc w:val="center"/>
      </w:pPr>
      <w:r w:rsidRPr="000A1E91">
        <w:rPr>
          <w:szCs w:val="28"/>
          <w:lang w:val="vi-VN"/>
        </w:rPr>
        <w:drawing>
          <wp:inline distT="0" distB="0" distL="0" distR="0" wp14:anchorId="564B3985" wp14:editId="57E1DFA6">
            <wp:extent cx="5943600" cy="257429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4290"/>
                    </a:xfrm>
                    <a:prstGeom prst="rect">
                      <a:avLst/>
                    </a:prstGeom>
                  </pic:spPr>
                </pic:pic>
              </a:graphicData>
            </a:graphic>
          </wp:inline>
        </w:drawing>
      </w:r>
    </w:p>
    <w:p w14:paraId="002584C9" w14:textId="311C7B6E" w:rsidR="00BC64AE" w:rsidRDefault="00CB59D2" w:rsidP="00CB59D2">
      <w:pPr>
        <w:pStyle w:val="Chuthich"/>
        <w:rPr>
          <w:lang w:val="vi-VN"/>
        </w:rPr>
      </w:pPr>
      <w:bookmarkStart w:id="51" w:name="_Toc129383134"/>
      <w:r>
        <w:t xml:space="preserve">Figure </w:t>
      </w:r>
      <w:fldSimple w:instr=" SEQ Figure \* ARABIC ">
        <w:r w:rsidR="004F76D8">
          <w:rPr>
            <w:noProof/>
          </w:rPr>
          <w:t>13</w:t>
        </w:r>
      </w:fldSimple>
      <w:r>
        <w:rPr>
          <w:lang w:val="vi-VN"/>
        </w:rPr>
        <w:t>: sơ đồ ghép nối các module phần cứng</w:t>
      </w:r>
      <w:bookmarkEnd w:id="51"/>
    </w:p>
    <w:p w14:paraId="762D51EF" w14:textId="77777777" w:rsidR="00CB59D2" w:rsidRPr="00CB59D2" w:rsidRDefault="00CB59D2" w:rsidP="00CB59D2">
      <w:pPr>
        <w:rPr>
          <w:lang w:val="vi-VN"/>
        </w:rPr>
      </w:pPr>
    </w:p>
    <w:p w14:paraId="3AB8BFB9" w14:textId="3373C491" w:rsidR="00FB7A5A" w:rsidRDefault="00A5152C" w:rsidP="003D415D">
      <w:pPr>
        <w:pStyle w:val="oancuaDanhsach"/>
        <w:numPr>
          <w:ilvl w:val="1"/>
          <w:numId w:val="35"/>
        </w:numPr>
        <w:spacing w:before="0" w:after="160" w:line="259" w:lineRule="auto"/>
        <w:outlineLvl w:val="1"/>
        <w:rPr>
          <w:szCs w:val="28"/>
          <w:lang w:val="vi-VN"/>
        </w:rPr>
      </w:pPr>
      <w:bookmarkStart w:id="52" w:name="_Toc129383641"/>
      <w:bookmarkStart w:id="53" w:name="_Toc129383993"/>
      <w:r w:rsidRPr="000A1E91">
        <w:rPr>
          <w:szCs w:val="28"/>
          <w:lang w:val="vi-VN"/>
        </w:rPr>
        <w:t xml:space="preserve">Lưu đồ thuật toán giao tiếp giữa STM32 và </w:t>
      </w:r>
      <w:r w:rsidR="00D1793A" w:rsidRPr="000A1E91">
        <w:rPr>
          <w:szCs w:val="28"/>
          <w:lang w:val="vi-VN"/>
        </w:rPr>
        <w:t>module phần cứng</w:t>
      </w:r>
      <w:bookmarkEnd w:id="52"/>
      <w:bookmarkEnd w:id="53"/>
    </w:p>
    <w:p w14:paraId="32D3B87F" w14:textId="77777777" w:rsidR="00CB59D2" w:rsidRDefault="00E32C24" w:rsidP="00F41BBC">
      <w:pPr>
        <w:keepNext/>
        <w:spacing w:before="0" w:after="160" w:line="259" w:lineRule="auto"/>
        <w:ind w:left="170" w:firstLine="0"/>
        <w:jc w:val="center"/>
      </w:pPr>
      <w:r w:rsidRPr="00E32C24">
        <w:rPr>
          <w:szCs w:val="28"/>
          <w:lang w:val="vi-VN"/>
        </w:rPr>
        <w:drawing>
          <wp:inline distT="0" distB="0" distL="0" distR="0" wp14:anchorId="63EA3FE7" wp14:editId="466EB3B1">
            <wp:extent cx="5943600" cy="2179955"/>
            <wp:effectExtent l="0" t="0" r="0" b="0"/>
            <wp:docPr id="12" name="Hình ảnh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stretch>
                      <a:fillRect/>
                    </a:stretch>
                  </pic:blipFill>
                  <pic:spPr>
                    <a:xfrm>
                      <a:off x="0" y="0"/>
                      <a:ext cx="5943600" cy="2179955"/>
                    </a:xfrm>
                    <a:prstGeom prst="rect">
                      <a:avLst/>
                    </a:prstGeom>
                  </pic:spPr>
                </pic:pic>
              </a:graphicData>
            </a:graphic>
          </wp:inline>
        </w:drawing>
      </w:r>
    </w:p>
    <w:p w14:paraId="130311EB" w14:textId="5155F101" w:rsidR="00E32C24" w:rsidRDefault="00CB59D2" w:rsidP="00F41BBC">
      <w:pPr>
        <w:pStyle w:val="Chuthich"/>
        <w:rPr>
          <w:lang w:val="vi-VN"/>
        </w:rPr>
      </w:pPr>
      <w:bookmarkStart w:id="54" w:name="_Toc129383135"/>
      <w:r>
        <w:t xml:space="preserve">Figure </w:t>
      </w:r>
      <w:fldSimple w:instr=" SEQ Figure \* ARABIC ">
        <w:r w:rsidR="004F76D8">
          <w:rPr>
            <w:noProof/>
          </w:rPr>
          <w:t>14</w:t>
        </w:r>
      </w:fldSimple>
      <w:r>
        <w:rPr>
          <w:lang w:val="vi-VN"/>
        </w:rPr>
        <w:t xml:space="preserve">: </w:t>
      </w:r>
      <w:r w:rsidR="00F41BBC">
        <w:rPr>
          <w:lang w:val="vi-VN"/>
        </w:rPr>
        <w:t>Giao tiếp giữa STM32 với các module phần cứng</w:t>
      </w:r>
      <w:bookmarkEnd w:id="54"/>
    </w:p>
    <w:p w14:paraId="5AD2E8C2" w14:textId="77777777" w:rsidR="00F41BBC" w:rsidRDefault="00F41BBC" w:rsidP="00F41BBC">
      <w:pPr>
        <w:rPr>
          <w:lang w:val="vi-VN"/>
        </w:rPr>
      </w:pPr>
    </w:p>
    <w:p w14:paraId="4F33397C" w14:textId="77777777" w:rsidR="00F41BBC" w:rsidRDefault="00F41BBC" w:rsidP="00F41BBC">
      <w:pPr>
        <w:rPr>
          <w:lang w:val="vi-VN"/>
        </w:rPr>
      </w:pPr>
    </w:p>
    <w:p w14:paraId="29039893" w14:textId="77777777" w:rsidR="00F41BBC" w:rsidRDefault="00F41BBC" w:rsidP="00F41BBC">
      <w:pPr>
        <w:rPr>
          <w:lang w:val="vi-VN"/>
        </w:rPr>
      </w:pPr>
    </w:p>
    <w:p w14:paraId="66ADF724" w14:textId="77777777" w:rsidR="00F41BBC" w:rsidRDefault="00F41BBC" w:rsidP="00F41BBC">
      <w:pPr>
        <w:rPr>
          <w:lang w:val="vi-VN"/>
        </w:rPr>
      </w:pPr>
    </w:p>
    <w:p w14:paraId="024EC07D" w14:textId="77777777" w:rsidR="00F41BBC" w:rsidRPr="00F41BBC" w:rsidRDefault="00F41BBC" w:rsidP="00F41BBC">
      <w:pPr>
        <w:rPr>
          <w:lang w:val="vi-VN"/>
        </w:rPr>
      </w:pPr>
    </w:p>
    <w:p w14:paraId="332CF705" w14:textId="605A57CE" w:rsidR="00AB3D2F" w:rsidRPr="003D415D" w:rsidRDefault="00AB3D2F" w:rsidP="003D415D">
      <w:pPr>
        <w:pStyle w:val="u2"/>
        <w:rPr>
          <w:color w:val="000000" w:themeColor="text1"/>
          <w:sz w:val="28"/>
          <w:szCs w:val="28"/>
          <w:lang w:val="vi-VN"/>
        </w:rPr>
      </w:pPr>
      <w:bookmarkStart w:id="55" w:name="_Toc129383642"/>
      <w:bookmarkStart w:id="56" w:name="_Toc129383994"/>
      <w:r w:rsidRPr="003D415D">
        <w:rPr>
          <w:rFonts w:ascii="Times New Roman" w:hAnsi="Times New Roman" w:cs="Times New Roman"/>
          <w:color w:val="000000" w:themeColor="text1"/>
          <w:sz w:val="28"/>
          <w:szCs w:val="28"/>
        </w:rPr>
        <w:t xml:space="preserve">2.4.1. </w:t>
      </w:r>
      <w:r w:rsidR="00C83CF6" w:rsidRPr="003D415D">
        <w:rPr>
          <w:rFonts w:ascii="Times New Roman" w:hAnsi="Times New Roman" w:cs="Times New Roman"/>
          <w:color w:val="000000" w:themeColor="text1"/>
          <w:sz w:val="28"/>
          <w:szCs w:val="28"/>
        </w:rPr>
        <w:t>Giao tiếp</w:t>
      </w:r>
      <w:r w:rsidR="00C83CF6" w:rsidRPr="003D415D">
        <w:rPr>
          <w:rFonts w:ascii="Times New Roman" w:hAnsi="Times New Roman" w:cs="Times New Roman"/>
          <w:color w:val="000000" w:themeColor="text1"/>
          <w:sz w:val="28"/>
          <w:szCs w:val="28"/>
          <w:lang w:val="vi-VN"/>
        </w:rPr>
        <w:t xml:space="preserve"> giữa STM32 và </w:t>
      </w:r>
      <w:r w:rsidR="00906109" w:rsidRPr="003D415D">
        <w:rPr>
          <w:rFonts w:ascii="Times New Roman" w:hAnsi="Times New Roman" w:cs="Times New Roman"/>
          <w:color w:val="000000" w:themeColor="text1"/>
          <w:sz w:val="28"/>
          <w:szCs w:val="28"/>
          <w:lang w:val="vi-VN"/>
        </w:rPr>
        <w:t>DHT11</w:t>
      </w:r>
      <w:bookmarkEnd w:id="55"/>
      <w:bookmarkEnd w:id="56"/>
    </w:p>
    <w:p w14:paraId="7F8CBF36" w14:textId="506F5A67" w:rsidR="008E00A5" w:rsidRPr="000A1E91" w:rsidRDefault="008E00A5" w:rsidP="00794B9A">
      <w:pPr>
        <w:spacing w:before="0" w:after="160" w:line="259" w:lineRule="auto"/>
        <w:ind w:left="170" w:firstLine="0"/>
        <w:rPr>
          <w:szCs w:val="28"/>
          <w:lang w:val="vi-VN"/>
        </w:rPr>
      </w:pPr>
      <w:r>
        <w:rPr>
          <w:szCs w:val="28"/>
          <w:lang w:val="vi-VN"/>
        </w:rPr>
        <w:t>STM32 giao tiếp với DHT11 theo chuẩn 1-wire</w:t>
      </w:r>
    </w:p>
    <w:p w14:paraId="6FB2DAD8" w14:textId="77777777" w:rsidR="00F41BBC" w:rsidRDefault="008E00A5" w:rsidP="00F41BBC">
      <w:pPr>
        <w:keepNext/>
        <w:spacing w:before="0" w:after="160" w:line="259" w:lineRule="auto"/>
        <w:ind w:left="170" w:firstLine="0"/>
        <w:jc w:val="center"/>
      </w:pPr>
      <w:r w:rsidRPr="008E00A5">
        <w:rPr>
          <w:noProof/>
          <w:szCs w:val="28"/>
          <w:lang w:val="vi-VN"/>
        </w:rPr>
        <w:drawing>
          <wp:inline distT="0" distB="0" distL="0" distR="0" wp14:anchorId="63BAA0FC" wp14:editId="43FD4D7A">
            <wp:extent cx="3602355" cy="5676900"/>
            <wp:effectExtent l="0" t="0" r="0" b="0"/>
            <wp:docPr id="11" name="Hình ảnh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25"/>
                    <a:srcRect b="2734"/>
                    <a:stretch/>
                  </pic:blipFill>
                  <pic:spPr bwMode="auto">
                    <a:xfrm>
                      <a:off x="0" y="0"/>
                      <a:ext cx="3611505" cy="5691319"/>
                    </a:xfrm>
                    <a:prstGeom prst="rect">
                      <a:avLst/>
                    </a:prstGeom>
                    <a:ln>
                      <a:noFill/>
                    </a:ln>
                    <a:extLst>
                      <a:ext uri="{53640926-AAD7-44D8-BBD7-CCE9431645EC}">
                        <a14:shadowObscured xmlns:a14="http://schemas.microsoft.com/office/drawing/2010/main"/>
                      </a:ext>
                    </a:extLst>
                  </pic:spPr>
                </pic:pic>
              </a:graphicData>
            </a:graphic>
          </wp:inline>
        </w:drawing>
      </w:r>
    </w:p>
    <w:p w14:paraId="3B64CFCB" w14:textId="4D519E72" w:rsidR="00906109" w:rsidRPr="00F41BBC" w:rsidRDefault="00F41BBC" w:rsidP="00F41BBC">
      <w:pPr>
        <w:pStyle w:val="Chuthich"/>
        <w:rPr>
          <w:szCs w:val="28"/>
          <w:lang w:val="vi-VN"/>
        </w:rPr>
      </w:pPr>
      <w:bookmarkStart w:id="57" w:name="_Toc129383136"/>
      <w:r>
        <w:t xml:space="preserve">Figure </w:t>
      </w:r>
      <w:fldSimple w:instr=" SEQ Figure \* ARABIC ">
        <w:r w:rsidR="004F76D8">
          <w:rPr>
            <w:noProof/>
          </w:rPr>
          <w:t>15</w:t>
        </w:r>
      </w:fldSimple>
      <w:r>
        <w:rPr>
          <w:lang w:val="vi-VN"/>
        </w:rPr>
        <w:t>: lưu đồ thuật toán giao tiếp giữa STM32 với DHT11</w:t>
      </w:r>
      <w:bookmarkEnd w:id="57"/>
    </w:p>
    <w:p w14:paraId="3839BFA5" w14:textId="77777777" w:rsidR="0042476B" w:rsidRDefault="0042476B" w:rsidP="008E00A5">
      <w:pPr>
        <w:spacing w:before="0" w:after="160" w:line="259" w:lineRule="auto"/>
        <w:ind w:left="170" w:firstLine="0"/>
        <w:jc w:val="center"/>
        <w:rPr>
          <w:szCs w:val="28"/>
          <w:lang w:val="vi-VN"/>
        </w:rPr>
      </w:pPr>
    </w:p>
    <w:p w14:paraId="50DB2C69" w14:textId="77777777" w:rsidR="0042476B" w:rsidRDefault="0042476B" w:rsidP="008E00A5">
      <w:pPr>
        <w:spacing w:before="0" w:after="160" w:line="259" w:lineRule="auto"/>
        <w:ind w:left="170" w:firstLine="0"/>
        <w:jc w:val="center"/>
        <w:rPr>
          <w:szCs w:val="28"/>
          <w:lang w:val="vi-VN"/>
        </w:rPr>
      </w:pPr>
    </w:p>
    <w:p w14:paraId="5207E4EF" w14:textId="77777777" w:rsidR="0042476B" w:rsidRDefault="0042476B" w:rsidP="008E00A5">
      <w:pPr>
        <w:spacing w:before="0" w:after="160" w:line="259" w:lineRule="auto"/>
        <w:ind w:left="170" w:firstLine="0"/>
        <w:jc w:val="center"/>
        <w:rPr>
          <w:szCs w:val="28"/>
          <w:lang w:val="vi-VN"/>
        </w:rPr>
      </w:pPr>
    </w:p>
    <w:p w14:paraId="0574AAB4" w14:textId="77777777" w:rsidR="0042476B" w:rsidRDefault="0042476B" w:rsidP="0042476B">
      <w:pPr>
        <w:spacing w:before="0" w:after="160" w:line="259" w:lineRule="auto"/>
        <w:ind w:left="170" w:firstLine="0"/>
        <w:jc w:val="left"/>
        <w:rPr>
          <w:szCs w:val="28"/>
          <w:lang w:val="vi-VN"/>
        </w:rPr>
      </w:pPr>
    </w:p>
    <w:p w14:paraId="130390FD" w14:textId="77777777" w:rsidR="00A85D0C" w:rsidRDefault="00A85D0C" w:rsidP="0042476B">
      <w:pPr>
        <w:spacing w:before="0" w:after="160" w:line="259" w:lineRule="auto"/>
        <w:ind w:left="170" w:firstLine="0"/>
        <w:jc w:val="left"/>
        <w:rPr>
          <w:szCs w:val="28"/>
          <w:lang w:val="vi-VN"/>
        </w:rPr>
      </w:pPr>
    </w:p>
    <w:p w14:paraId="0119476C" w14:textId="77777777" w:rsidR="00A85D0C" w:rsidRDefault="00A85D0C" w:rsidP="0042476B">
      <w:pPr>
        <w:spacing w:before="0" w:after="160" w:line="259" w:lineRule="auto"/>
        <w:ind w:left="170" w:firstLine="0"/>
        <w:jc w:val="left"/>
        <w:rPr>
          <w:szCs w:val="28"/>
          <w:lang w:val="vi-VN"/>
        </w:rPr>
      </w:pPr>
    </w:p>
    <w:p w14:paraId="3DB24E13" w14:textId="77777777" w:rsidR="00A85D0C" w:rsidRDefault="00A85D0C" w:rsidP="0042476B">
      <w:pPr>
        <w:spacing w:before="0" w:after="160" w:line="259" w:lineRule="auto"/>
        <w:ind w:left="170" w:firstLine="0"/>
        <w:jc w:val="left"/>
        <w:rPr>
          <w:szCs w:val="28"/>
          <w:lang w:val="vi-VN"/>
        </w:rPr>
      </w:pPr>
    </w:p>
    <w:p w14:paraId="66EEF0AE" w14:textId="5E5C30E0" w:rsidR="004775C2" w:rsidRPr="004775C2" w:rsidRDefault="007B4957" w:rsidP="003D415D">
      <w:pPr>
        <w:pStyle w:val="oancuaDanhsach"/>
        <w:numPr>
          <w:ilvl w:val="2"/>
          <w:numId w:val="35"/>
        </w:numPr>
        <w:spacing w:before="0" w:after="160" w:line="259" w:lineRule="auto"/>
        <w:jc w:val="left"/>
        <w:outlineLvl w:val="2"/>
        <w:rPr>
          <w:szCs w:val="28"/>
          <w:lang w:val="vi-VN"/>
        </w:rPr>
      </w:pPr>
      <w:bookmarkStart w:id="58" w:name="_Toc129383643"/>
      <w:bookmarkStart w:id="59" w:name="_Toc129383995"/>
      <w:r>
        <w:rPr>
          <w:szCs w:val="28"/>
          <w:lang w:val="vi-VN"/>
        </w:rPr>
        <w:t>Giao tiếp giữa STM32 với HC-RS04</w:t>
      </w:r>
      <w:bookmarkEnd w:id="58"/>
      <w:bookmarkEnd w:id="59"/>
    </w:p>
    <w:p w14:paraId="0D498E68" w14:textId="77777777" w:rsidR="00F41BBC" w:rsidRDefault="00A85D0C" w:rsidP="00F41BBC">
      <w:pPr>
        <w:keepNext/>
        <w:spacing w:before="0" w:after="160" w:line="259" w:lineRule="auto"/>
        <w:ind w:left="340" w:firstLine="0"/>
        <w:jc w:val="center"/>
      </w:pPr>
      <w:r w:rsidRPr="00A85D0C">
        <w:rPr>
          <w:szCs w:val="28"/>
          <w:lang w:val="vi-VN"/>
        </w:rPr>
        <w:drawing>
          <wp:inline distT="0" distB="0" distL="0" distR="0" wp14:anchorId="085ADD23" wp14:editId="49F628E2">
            <wp:extent cx="3280751" cy="4930140"/>
            <wp:effectExtent l="0" t="0" r="0" b="3810"/>
            <wp:docPr id="13" name="Hình ảnh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stretch>
                      <a:fillRect/>
                    </a:stretch>
                  </pic:blipFill>
                  <pic:spPr>
                    <a:xfrm>
                      <a:off x="0" y="0"/>
                      <a:ext cx="3285095" cy="4936669"/>
                    </a:xfrm>
                    <a:prstGeom prst="rect">
                      <a:avLst/>
                    </a:prstGeom>
                  </pic:spPr>
                </pic:pic>
              </a:graphicData>
            </a:graphic>
          </wp:inline>
        </w:drawing>
      </w:r>
    </w:p>
    <w:p w14:paraId="52159202" w14:textId="4FD72F7E" w:rsidR="0089284F" w:rsidRPr="00F41BBC" w:rsidRDefault="00F41BBC" w:rsidP="00F41BBC">
      <w:pPr>
        <w:pStyle w:val="Chuthich"/>
        <w:rPr>
          <w:szCs w:val="28"/>
          <w:lang w:val="vi-VN"/>
        </w:rPr>
      </w:pPr>
      <w:bookmarkStart w:id="60" w:name="_Toc129383137"/>
      <w:r>
        <w:t xml:space="preserve">Figure </w:t>
      </w:r>
      <w:fldSimple w:instr=" SEQ Figure \* ARABIC ">
        <w:r w:rsidR="004F76D8">
          <w:rPr>
            <w:noProof/>
          </w:rPr>
          <w:t>16</w:t>
        </w:r>
      </w:fldSimple>
      <w:r>
        <w:rPr>
          <w:lang w:val="vi-VN"/>
        </w:rPr>
        <w:t xml:space="preserve">: lưu đồ thuật toán giao tiếp giữa STM32 với </w:t>
      </w:r>
      <w:r w:rsidR="00810FF5">
        <w:rPr>
          <w:lang w:val="vi-VN"/>
        </w:rPr>
        <w:t>HC-SR04</w:t>
      </w:r>
      <w:bookmarkEnd w:id="60"/>
    </w:p>
    <w:p w14:paraId="58A210BE" w14:textId="77777777" w:rsidR="004775C2" w:rsidRDefault="004775C2" w:rsidP="00A85D0C">
      <w:pPr>
        <w:spacing w:before="0" w:after="160" w:line="259" w:lineRule="auto"/>
        <w:ind w:left="340" w:firstLine="0"/>
        <w:jc w:val="center"/>
        <w:rPr>
          <w:szCs w:val="28"/>
          <w:lang w:val="vi-VN"/>
        </w:rPr>
      </w:pPr>
    </w:p>
    <w:p w14:paraId="4793B3A8" w14:textId="77777777" w:rsidR="004775C2" w:rsidRDefault="004775C2" w:rsidP="00A85D0C">
      <w:pPr>
        <w:spacing w:before="0" w:after="160" w:line="259" w:lineRule="auto"/>
        <w:ind w:left="340" w:firstLine="0"/>
        <w:jc w:val="center"/>
        <w:rPr>
          <w:szCs w:val="28"/>
          <w:lang w:val="vi-VN"/>
        </w:rPr>
      </w:pPr>
    </w:p>
    <w:p w14:paraId="684312B5" w14:textId="77777777" w:rsidR="004775C2" w:rsidRDefault="004775C2" w:rsidP="00A85D0C">
      <w:pPr>
        <w:spacing w:before="0" w:after="160" w:line="259" w:lineRule="auto"/>
        <w:ind w:left="340" w:firstLine="0"/>
        <w:jc w:val="center"/>
        <w:rPr>
          <w:szCs w:val="28"/>
          <w:lang w:val="vi-VN"/>
        </w:rPr>
      </w:pPr>
    </w:p>
    <w:p w14:paraId="398BED9F" w14:textId="77777777" w:rsidR="004775C2" w:rsidRDefault="004775C2" w:rsidP="00A85D0C">
      <w:pPr>
        <w:spacing w:before="0" w:after="160" w:line="259" w:lineRule="auto"/>
        <w:ind w:left="340" w:firstLine="0"/>
        <w:jc w:val="center"/>
        <w:rPr>
          <w:szCs w:val="28"/>
          <w:lang w:val="vi-VN"/>
        </w:rPr>
      </w:pPr>
    </w:p>
    <w:p w14:paraId="363D732C" w14:textId="77777777" w:rsidR="004775C2" w:rsidRDefault="004775C2" w:rsidP="00A85D0C">
      <w:pPr>
        <w:spacing w:before="0" w:after="160" w:line="259" w:lineRule="auto"/>
        <w:ind w:left="340" w:firstLine="0"/>
        <w:jc w:val="center"/>
        <w:rPr>
          <w:szCs w:val="28"/>
          <w:lang w:val="vi-VN"/>
        </w:rPr>
      </w:pPr>
    </w:p>
    <w:p w14:paraId="164DFB23" w14:textId="77777777" w:rsidR="004775C2" w:rsidRDefault="004775C2" w:rsidP="00A85D0C">
      <w:pPr>
        <w:spacing w:before="0" w:after="160" w:line="259" w:lineRule="auto"/>
        <w:ind w:left="340" w:firstLine="0"/>
        <w:jc w:val="center"/>
        <w:rPr>
          <w:szCs w:val="28"/>
          <w:lang w:val="vi-VN"/>
        </w:rPr>
      </w:pPr>
    </w:p>
    <w:p w14:paraId="753C2467" w14:textId="77777777" w:rsidR="004775C2" w:rsidRDefault="004775C2" w:rsidP="00A85D0C">
      <w:pPr>
        <w:spacing w:before="0" w:after="160" w:line="259" w:lineRule="auto"/>
        <w:ind w:left="340" w:firstLine="0"/>
        <w:jc w:val="center"/>
        <w:rPr>
          <w:szCs w:val="28"/>
          <w:lang w:val="vi-VN"/>
        </w:rPr>
      </w:pPr>
    </w:p>
    <w:p w14:paraId="778C2CE0" w14:textId="77777777" w:rsidR="004775C2" w:rsidRDefault="004775C2" w:rsidP="00A85D0C">
      <w:pPr>
        <w:spacing w:before="0" w:after="160" w:line="259" w:lineRule="auto"/>
        <w:ind w:left="340" w:firstLine="0"/>
        <w:jc w:val="center"/>
        <w:rPr>
          <w:szCs w:val="28"/>
          <w:lang w:val="vi-VN"/>
        </w:rPr>
      </w:pPr>
    </w:p>
    <w:p w14:paraId="0E5B43C4" w14:textId="77777777" w:rsidR="004775C2" w:rsidRPr="0089284F" w:rsidRDefault="004775C2" w:rsidP="00A85D0C">
      <w:pPr>
        <w:spacing w:before="0" w:after="160" w:line="259" w:lineRule="auto"/>
        <w:ind w:left="340" w:firstLine="0"/>
        <w:jc w:val="center"/>
        <w:rPr>
          <w:szCs w:val="28"/>
          <w:lang w:val="vi-VN"/>
        </w:rPr>
      </w:pPr>
    </w:p>
    <w:p w14:paraId="66BDDC50" w14:textId="6B0D1DB0" w:rsidR="007B4957" w:rsidRDefault="0089284F" w:rsidP="003D415D">
      <w:pPr>
        <w:pStyle w:val="oancuaDanhsach"/>
        <w:numPr>
          <w:ilvl w:val="2"/>
          <w:numId w:val="35"/>
        </w:numPr>
        <w:spacing w:before="0" w:after="160" w:line="259" w:lineRule="auto"/>
        <w:jc w:val="left"/>
        <w:outlineLvl w:val="2"/>
        <w:rPr>
          <w:szCs w:val="28"/>
          <w:lang w:val="vi-VN"/>
        </w:rPr>
      </w:pPr>
      <w:bookmarkStart w:id="61" w:name="_Toc129383644"/>
      <w:bookmarkStart w:id="62" w:name="_Toc129383996"/>
      <w:r>
        <w:rPr>
          <w:szCs w:val="28"/>
          <w:lang w:val="vi-VN"/>
        </w:rPr>
        <w:t>Giao tiếp giữa STM32 với LCD</w:t>
      </w:r>
      <w:bookmarkEnd w:id="61"/>
      <w:bookmarkEnd w:id="62"/>
    </w:p>
    <w:p w14:paraId="2532AF62" w14:textId="77777777" w:rsidR="00810FF5" w:rsidRDefault="00556C94" w:rsidP="00810FF5">
      <w:pPr>
        <w:keepNext/>
        <w:spacing w:before="0" w:after="160" w:line="259" w:lineRule="auto"/>
        <w:ind w:left="340" w:firstLine="0"/>
        <w:jc w:val="center"/>
      </w:pPr>
      <w:r w:rsidRPr="00556C94">
        <w:rPr>
          <w:szCs w:val="28"/>
          <w:lang w:val="vi-VN"/>
        </w:rPr>
        <w:drawing>
          <wp:inline distT="0" distB="0" distL="0" distR="0" wp14:anchorId="4FF04693" wp14:editId="0A5FF21B">
            <wp:extent cx="2819644" cy="4237087"/>
            <wp:effectExtent l="0" t="0" r="0" b="0"/>
            <wp:docPr id="14" name="Hình ảnh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2819644" cy="4237087"/>
                    </a:xfrm>
                    <a:prstGeom prst="rect">
                      <a:avLst/>
                    </a:prstGeom>
                  </pic:spPr>
                </pic:pic>
              </a:graphicData>
            </a:graphic>
          </wp:inline>
        </w:drawing>
      </w:r>
    </w:p>
    <w:p w14:paraId="79FB2FAA" w14:textId="1DDBA220" w:rsidR="005929BA" w:rsidRPr="00810FF5" w:rsidRDefault="00810FF5" w:rsidP="00810FF5">
      <w:pPr>
        <w:pStyle w:val="Chuthich"/>
        <w:rPr>
          <w:szCs w:val="28"/>
          <w:lang w:val="vi-VN"/>
        </w:rPr>
      </w:pPr>
      <w:bookmarkStart w:id="63" w:name="_Toc129383138"/>
      <w:r>
        <w:t xml:space="preserve">Figure </w:t>
      </w:r>
      <w:fldSimple w:instr=" SEQ Figure \* ARABIC ">
        <w:r w:rsidR="004F76D8">
          <w:rPr>
            <w:noProof/>
          </w:rPr>
          <w:t>17</w:t>
        </w:r>
      </w:fldSimple>
      <w:r>
        <w:rPr>
          <w:lang w:val="vi-VN"/>
        </w:rPr>
        <w:t>: lưu đồ thuật toán giao tiếp giữa STM32 với LCD1602</w:t>
      </w:r>
      <w:bookmarkEnd w:id="63"/>
    </w:p>
    <w:p w14:paraId="5B14AB90" w14:textId="77777777" w:rsidR="004775C2" w:rsidRDefault="004775C2" w:rsidP="00556C94">
      <w:pPr>
        <w:spacing w:before="0" w:after="160" w:line="259" w:lineRule="auto"/>
        <w:ind w:left="340" w:firstLine="0"/>
        <w:jc w:val="center"/>
        <w:rPr>
          <w:szCs w:val="28"/>
          <w:lang w:val="vi-VN"/>
        </w:rPr>
      </w:pPr>
    </w:p>
    <w:p w14:paraId="6F98295C" w14:textId="77777777" w:rsidR="004775C2" w:rsidRDefault="004775C2" w:rsidP="00556C94">
      <w:pPr>
        <w:spacing w:before="0" w:after="160" w:line="259" w:lineRule="auto"/>
        <w:ind w:left="340" w:firstLine="0"/>
        <w:jc w:val="center"/>
        <w:rPr>
          <w:szCs w:val="28"/>
          <w:lang w:val="vi-VN"/>
        </w:rPr>
      </w:pPr>
    </w:p>
    <w:p w14:paraId="78732D74" w14:textId="77777777" w:rsidR="004775C2" w:rsidRDefault="004775C2" w:rsidP="00556C94">
      <w:pPr>
        <w:spacing w:before="0" w:after="160" w:line="259" w:lineRule="auto"/>
        <w:ind w:left="340" w:firstLine="0"/>
        <w:jc w:val="center"/>
        <w:rPr>
          <w:szCs w:val="28"/>
          <w:lang w:val="vi-VN"/>
        </w:rPr>
      </w:pPr>
    </w:p>
    <w:p w14:paraId="24D5969D" w14:textId="77777777" w:rsidR="004775C2" w:rsidRDefault="004775C2" w:rsidP="00556C94">
      <w:pPr>
        <w:spacing w:before="0" w:after="160" w:line="259" w:lineRule="auto"/>
        <w:ind w:left="340" w:firstLine="0"/>
        <w:jc w:val="center"/>
        <w:rPr>
          <w:szCs w:val="28"/>
          <w:lang w:val="vi-VN"/>
        </w:rPr>
      </w:pPr>
    </w:p>
    <w:p w14:paraId="5E6A3ED8" w14:textId="77777777" w:rsidR="004775C2" w:rsidRDefault="004775C2" w:rsidP="00556C94">
      <w:pPr>
        <w:spacing w:before="0" w:after="160" w:line="259" w:lineRule="auto"/>
        <w:ind w:left="340" w:firstLine="0"/>
        <w:jc w:val="center"/>
        <w:rPr>
          <w:szCs w:val="28"/>
          <w:lang w:val="vi-VN"/>
        </w:rPr>
      </w:pPr>
    </w:p>
    <w:p w14:paraId="715D933A" w14:textId="77777777" w:rsidR="00112701" w:rsidRDefault="00112701" w:rsidP="00112701">
      <w:pPr>
        <w:ind w:firstLine="0"/>
        <w:rPr>
          <w:szCs w:val="28"/>
          <w:lang w:val="vi-VN"/>
        </w:rPr>
      </w:pPr>
    </w:p>
    <w:p w14:paraId="4C1CFADA" w14:textId="5CC3E938" w:rsidR="003D3383" w:rsidRDefault="00112701" w:rsidP="003D415D">
      <w:pPr>
        <w:pStyle w:val="u1"/>
        <w:rPr>
          <w:sz w:val="36"/>
          <w:szCs w:val="36"/>
          <w:lang w:val="it-IT"/>
        </w:rPr>
      </w:pPr>
      <w:bookmarkStart w:id="64" w:name="_Toc129383645"/>
      <w:bookmarkStart w:id="65" w:name="_Toc129383997"/>
      <w:r w:rsidRPr="008C730F">
        <w:rPr>
          <w:sz w:val="36"/>
          <w:szCs w:val="36"/>
          <w:lang w:val="vi-VN"/>
        </w:rPr>
        <w:t xml:space="preserve">Chương </w:t>
      </w:r>
      <w:r w:rsidR="008C730F" w:rsidRPr="008C730F">
        <w:rPr>
          <w:sz w:val="36"/>
          <w:szCs w:val="36"/>
          <w:lang w:val="vi-VN"/>
        </w:rPr>
        <w:t>3</w:t>
      </w:r>
      <w:r w:rsidRPr="008C730F">
        <w:rPr>
          <w:sz w:val="36"/>
          <w:szCs w:val="36"/>
          <w:lang w:val="vi-VN"/>
        </w:rPr>
        <w:t xml:space="preserve">. </w:t>
      </w:r>
      <w:r w:rsidR="000372D6" w:rsidRPr="008C730F">
        <w:rPr>
          <w:sz w:val="36"/>
          <w:szCs w:val="36"/>
          <w:lang w:val="it-IT"/>
        </w:rPr>
        <w:t xml:space="preserve"> Thiết kế phần mềm</w:t>
      </w:r>
      <w:bookmarkEnd w:id="64"/>
      <w:bookmarkEnd w:id="65"/>
    </w:p>
    <w:p w14:paraId="4BC1639E" w14:textId="49B8EF05" w:rsidR="004561D0" w:rsidRPr="003D415D" w:rsidRDefault="004561D0" w:rsidP="003D415D">
      <w:pPr>
        <w:pStyle w:val="u2"/>
        <w:rPr>
          <w:rFonts w:ascii="Times New Roman" w:hAnsi="Times New Roman" w:cs="Times New Roman"/>
          <w:color w:val="000000" w:themeColor="text1"/>
          <w:sz w:val="28"/>
          <w:szCs w:val="28"/>
          <w:lang w:val="vi-VN"/>
        </w:rPr>
      </w:pPr>
      <w:bookmarkStart w:id="66" w:name="_Toc129383646"/>
      <w:bookmarkStart w:id="67" w:name="_Toc129383998"/>
      <w:r w:rsidRPr="003D415D">
        <w:rPr>
          <w:rFonts w:ascii="Times New Roman" w:hAnsi="Times New Roman" w:cs="Times New Roman"/>
          <w:color w:val="000000" w:themeColor="text1"/>
          <w:sz w:val="28"/>
          <w:szCs w:val="28"/>
          <w:lang w:val="it-IT"/>
        </w:rPr>
        <w:t>3</w:t>
      </w:r>
      <w:r w:rsidRPr="003D415D">
        <w:rPr>
          <w:rFonts w:ascii="Times New Roman" w:hAnsi="Times New Roman" w:cs="Times New Roman"/>
          <w:color w:val="000000" w:themeColor="text1"/>
          <w:sz w:val="28"/>
          <w:szCs w:val="28"/>
          <w:lang w:val="vi-VN"/>
        </w:rPr>
        <w:t>.</w:t>
      </w:r>
      <w:r w:rsidR="006058F9" w:rsidRPr="003D415D">
        <w:rPr>
          <w:rFonts w:ascii="Times New Roman" w:hAnsi="Times New Roman" w:cs="Times New Roman"/>
          <w:color w:val="000000" w:themeColor="text1"/>
          <w:sz w:val="28"/>
          <w:szCs w:val="28"/>
          <w:lang w:val="vi-VN"/>
        </w:rPr>
        <w:t xml:space="preserve">1. </w:t>
      </w:r>
      <w:r w:rsidR="00AE2F43" w:rsidRPr="003D415D">
        <w:rPr>
          <w:rFonts w:ascii="Times New Roman" w:hAnsi="Times New Roman" w:cs="Times New Roman"/>
          <w:color w:val="000000" w:themeColor="text1"/>
          <w:sz w:val="28"/>
          <w:szCs w:val="28"/>
          <w:lang w:val="vi-VN"/>
        </w:rPr>
        <w:t>phân tích và xử lý yêu cầu</w:t>
      </w:r>
      <w:bookmarkEnd w:id="66"/>
      <w:bookmarkEnd w:id="67"/>
    </w:p>
    <w:p w14:paraId="37BA4830" w14:textId="5363EE5D" w:rsidR="00DC4DCF" w:rsidRDefault="00DC4DCF" w:rsidP="004561D0">
      <w:pPr>
        <w:ind w:firstLine="0"/>
        <w:rPr>
          <w:lang w:val="vi-VN"/>
        </w:rPr>
      </w:pPr>
      <w:r>
        <w:rPr>
          <w:lang w:val="vi-VN"/>
        </w:rPr>
        <w:t>Để thực hiện ở 2 chế độ nhóm em làm như sau:</w:t>
      </w:r>
    </w:p>
    <w:p w14:paraId="660BF35C" w14:textId="77777777" w:rsidR="00EB5FF1" w:rsidRPr="00EB5FF1" w:rsidRDefault="00EB5FF1" w:rsidP="00EB5FF1">
      <w:pPr>
        <w:ind w:firstLine="0"/>
        <w:rPr>
          <w:lang w:val="vi-VN"/>
        </w:rPr>
      </w:pPr>
      <w:r w:rsidRPr="00EB5FF1">
        <w:rPr>
          <w:lang w:val="vi-VN"/>
        </w:rPr>
        <w:t>Ngắt:</w:t>
      </w:r>
    </w:p>
    <w:p w14:paraId="73840874" w14:textId="77777777" w:rsidR="00EB5FF1" w:rsidRPr="00EB5FF1" w:rsidRDefault="00EB5FF1" w:rsidP="00EB5FF1">
      <w:pPr>
        <w:ind w:firstLine="0"/>
        <w:rPr>
          <w:lang w:val="vi-VN"/>
        </w:rPr>
      </w:pPr>
      <w:r w:rsidRPr="00EB5FF1">
        <w:rPr>
          <w:lang w:val="vi-VN"/>
        </w:rPr>
        <w:t>- Ngắt nhận lệnh UART (Sử dụng DMA)</w:t>
      </w:r>
    </w:p>
    <w:p w14:paraId="1123487F" w14:textId="59A4C487" w:rsidR="00EB5FF1" w:rsidRPr="00EB5FF1" w:rsidRDefault="00EB5FF1" w:rsidP="00EB5FF1">
      <w:pPr>
        <w:ind w:firstLine="0"/>
        <w:rPr>
          <w:lang w:val="vi-VN"/>
        </w:rPr>
      </w:pPr>
      <w:r w:rsidRPr="00EB5FF1">
        <w:rPr>
          <w:lang w:val="vi-VN"/>
        </w:rPr>
        <w:t>- Ngắt nút nhấn (Ngắt ngoài)</w:t>
      </w:r>
    </w:p>
    <w:p w14:paraId="11A0F7FF" w14:textId="77777777" w:rsidR="00EB5FF1" w:rsidRDefault="00EB5FF1" w:rsidP="00EB5FF1">
      <w:pPr>
        <w:ind w:firstLine="0"/>
        <w:rPr>
          <w:lang w:val="vi-VN"/>
        </w:rPr>
      </w:pPr>
      <w:r w:rsidRPr="00EB5FF1">
        <w:rPr>
          <w:lang w:val="vi-VN"/>
        </w:rPr>
        <w:t>Khung bản tin:</w:t>
      </w:r>
    </w:p>
    <w:p w14:paraId="05588AD3" w14:textId="1CD0C273" w:rsidR="00A75DAA" w:rsidRPr="00EB5FF1" w:rsidRDefault="00A75DAA" w:rsidP="002345E0">
      <w:pPr>
        <w:ind w:firstLine="0"/>
        <w:jc w:val="center"/>
        <w:rPr>
          <w:lang w:val="vi-VN"/>
        </w:rPr>
      </w:pPr>
      <w:r>
        <w:rPr>
          <w:lang w:val="vi-VN"/>
        </w:rPr>
        <w:t xml:space="preserve">Bảng </w:t>
      </w:r>
      <w:r w:rsidR="00EE5473">
        <w:rPr>
          <w:lang w:val="vi-VN"/>
        </w:rPr>
        <w:t xml:space="preserve">2: khung bản tin gửi </w:t>
      </w:r>
      <w:r w:rsidR="002345E0">
        <w:rPr>
          <w:lang w:val="vi-VN"/>
        </w:rPr>
        <w:t>từ máy tính xuống</w:t>
      </w:r>
    </w:p>
    <w:tbl>
      <w:tblPr>
        <w:tblStyle w:val="LiBang"/>
        <w:tblW w:w="0" w:type="auto"/>
        <w:tblLayout w:type="fixed"/>
        <w:tblLook w:val="04A0" w:firstRow="1" w:lastRow="0" w:firstColumn="1" w:lastColumn="0" w:noHBand="0" w:noVBand="1"/>
      </w:tblPr>
      <w:tblGrid>
        <w:gridCol w:w="932"/>
        <w:gridCol w:w="683"/>
        <w:gridCol w:w="951"/>
        <w:gridCol w:w="1152"/>
        <w:gridCol w:w="1152"/>
        <w:gridCol w:w="1120"/>
        <w:gridCol w:w="1120"/>
        <w:gridCol w:w="1120"/>
        <w:gridCol w:w="1035"/>
      </w:tblGrid>
      <w:tr w:rsidR="008F26B1" w14:paraId="20157A5A" w14:textId="5393C4B7" w:rsidTr="008F26B1">
        <w:tc>
          <w:tcPr>
            <w:tcW w:w="932" w:type="dxa"/>
          </w:tcPr>
          <w:p w14:paraId="6E46F566" w14:textId="77CF9BEA" w:rsidR="000A56B4" w:rsidRDefault="000A56B4" w:rsidP="008F26B1">
            <w:pPr>
              <w:ind w:left="-108" w:firstLine="0"/>
              <w:rPr>
                <w:lang w:val="vi-VN"/>
              </w:rPr>
            </w:pPr>
            <w:r>
              <w:rPr>
                <w:lang w:val="vi-VN"/>
              </w:rPr>
              <w:t>Index</w:t>
            </w:r>
          </w:p>
        </w:tc>
        <w:tc>
          <w:tcPr>
            <w:tcW w:w="683" w:type="dxa"/>
          </w:tcPr>
          <w:p w14:paraId="33413188" w14:textId="79DC741D" w:rsidR="000A56B4" w:rsidRDefault="000A56B4" w:rsidP="008F26B1">
            <w:pPr>
              <w:ind w:left="-108" w:firstLine="0"/>
              <w:rPr>
                <w:lang w:val="vi-VN"/>
              </w:rPr>
            </w:pPr>
            <w:r>
              <w:rPr>
                <w:lang w:val="vi-VN"/>
              </w:rPr>
              <w:t>0</w:t>
            </w:r>
          </w:p>
        </w:tc>
        <w:tc>
          <w:tcPr>
            <w:tcW w:w="951" w:type="dxa"/>
          </w:tcPr>
          <w:p w14:paraId="67160266" w14:textId="4E3D781C" w:rsidR="000A56B4" w:rsidRDefault="000A56B4" w:rsidP="008F26B1">
            <w:pPr>
              <w:ind w:left="-108" w:firstLine="0"/>
              <w:rPr>
                <w:lang w:val="vi-VN"/>
              </w:rPr>
            </w:pPr>
            <w:r>
              <w:rPr>
                <w:lang w:val="vi-VN"/>
              </w:rPr>
              <w:t>1</w:t>
            </w:r>
          </w:p>
        </w:tc>
        <w:tc>
          <w:tcPr>
            <w:tcW w:w="1152" w:type="dxa"/>
          </w:tcPr>
          <w:p w14:paraId="5266F4A5" w14:textId="7AF8938A" w:rsidR="000A56B4" w:rsidRDefault="000A56B4" w:rsidP="008F26B1">
            <w:pPr>
              <w:ind w:left="-108" w:firstLine="0"/>
              <w:rPr>
                <w:lang w:val="vi-VN"/>
              </w:rPr>
            </w:pPr>
            <w:r>
              <w:rPr>
                <w:lang w:val="vi-VN"/>
              </w:rPr>
              <w:t>2</w:t>
            </w:r>
          </w:p>
        </w:tc>
        <w:tc>
          <w:tcPr>
            <w:tcW w:w="1152" w:type="dxa"/>
          </w:tcPr>
          <w:p w14:paraId="52C445DE" w14:textId="66B5DCE7" w:rsidR="000A56B4" w:rsidRDefault="000A56B4" w:rsidP="008F26B1">
            <w:pPr>
              <w:ind w:left="-108" w:firstLine="0"/>
              <w:rPr>
                <w:lang w:val="vi-VN"/>
              </w:rPr>
            </w:pPr>
            <w:r>
              <w:rPr>
                <w:lang w:val="vi-VN"/>
              </w:rPr>
              <w:t>3</w:t>
            </w:r>
          </w:p>
        </w:tc>
        <w:tc>
          <w:tcPr>
            <w:tcW w:w="1120" w:type="dxa"/>
          </w:tcPr>
          <w:p w14:paraId="4EB92D04" w14:textId="16D9ACBD" w:rsidR="000A56B4" w:rsidRDefault="000A56B4" w:rsidP="008F26B1">
            <w:pPr>
              <w:ind w:left="-108" w:firstLine="0"/>
              <w:rPr>
                <w:lang w:val="vi-VN"/>
              </w:rPr>
            </w:pPr>
            <w:r>
              <w:rPr>
                <w:lang w:val="vi-VN"/>
              </w:rPr>
              <w:t>4</w:t>
            </w:r>
          </w:p>
        </w:tc>
        <w:tc>
          <w:tcPr>
            <w:tcW w:w="1120" w:type="dxa"/>
          </w:tcPr>
          <w:p w14:paraId="3100C45A" w14:textId="2CDAC0FB" w:rsidR="000A56B4" w:rsidRDefault="000A56B4" w:rsidP="008F26B1">
            <w:pPr>
              <w:ind w:left="-108" w:firstLine="0"/>
              <w:rPr>
                <w:lang w:val="vi-VN"/>
              </w:rPr>
            </w:pPr>
            <w:r>
              <w:rPr>
                <w:lang w:val="vi-VN"/>
              </w:rPr>
              <w:t>5</w:t>
            </w:r>
          </w:p>
        </w:tc>
        <w:tc>
          <w:tcPr>
            <w:tcW w:w="1120" w:type="dxa"/>
          </w:tcPr>
          <w:p w14:paraId="057978A1" w14:textId="68D9DF91" w:rsidR="000A56B4" w:rsidRDefault="000A56B4" w:rsidP="008F26B1">
            <w:pPr>
              <w:ind w:left="-108" w:firstLine="0"/>
              <w:rPr>
                <w:lang w:val="vi-VN"/>
              </w:rPr>
            </w:pPr>
            <w:r>
              <w:rPr>
                <w:lang w:val="vi-VN"/>
              </w:rPr>
              <w:t>6</w:t>
            </w:r>
          </w:p>
        </w:tc>
        <w:tc>
          <w:tcPr>
            <w:tcW w:w="1035" w:type="dxa"/>
          </w:tcPr>
          <w:p w14:paraId="66EE8CAD" w14:textId="10AF5B90" w:rsidR="000A56B4" w:rsidRDefault="000A56B4" w:rsidP="008F26B1">
            <w:pPr>
              <w:ind w:left="-108" w:firstLine="0"/>
              <w:rPr>
                <w:lang w:val="vi-VN"/>
              </w:rPr>
            </w:pPr>
            <w:r>
              <w:rPr>
                <w:lang w:val="vi-VN"/>
              </w:rPr>
              <w:t>7</w:t>
            </w:r>
          </w:p>
        </w:tc>
      </w:tr>
      <w:tr w:rsidR="008F26B1" w14:paraId="54E012B2" w14:textId="7A0470E0" w:rsidTr="008F26B1">
        <w:tc>
          <w:tcPr>
            <w:tcW w:w="932" w:type="dxa"/>
          </w:tcPr>
          <w:p w14:paraId="73039B92" w14:textId="2620AE89" w:rsidR="000A56B4" w:rsidRDefault="000A56B4" w:rsidP="008F26B1">
            <w:pPr>
              <w:ind w:left="-108" w:firstLine="0"/>
              <w:rPr>
                <w:lang w:val="vi-VN"/>
              </w:rPr>
            </w:pPr>
            <w:r>
              <w:rPr>
                <w:lang w:val="vi-VN"/>
              </w:rPr>
              <w:t>Name</w:t>
            </w:r>
          </w:p>
        </w:tc>
        <w:tc>
          <w:tcPr>
            <w:tcW w:w="683" w:type="dxa"/>
          </w:tcPr>
          <w:p w14:paraId="6C7417D0" w14:textId="05BE0E04" w:rsidR="000A56B4" w:rsidRDefault="000A56B4" w:rsidP="008F26B1">
            <w:pPr>
              <w:ind w:left="-108" w:firstLine="0"/>
              <w:rPr>
                <w:lang w:val="vi-VN"/>
              </w:rPr>
            </w:pPr>
            <w:r>
              <w:rPr>
                <w:lang w:val="vi-VN"/>
              </w:rPr>
              <w:t>Start</w:t>
            </w:r>
          </w:p>
        </w:tc>
        <w:tc>
          <w:tcPr>
            <w:tcW w:w="951" w:type="dxa"/>
          </w:tcPr>
          <w:p w14:paraId="3CC2766E" w14:textId="59F082D2" w:rsidR="000A56B4" w:rsidRDefault="000A56B4" w:rsidP="008F26B1">
            <w:pPr>
              <w:ind w:left="-108" w:firstLine="0"/>
              <w:rPr>
                <w:lang w:val="vi-VN"/>
              </w:rPr>
            </w:pPr>
            <w:r>
              <w:rPr>
                <w:lang w:val="vi-VN"/>
              </w:rPr>
              <w:t>Command</w:t>
            </w:r>
          </w:p>
        </w:tc>
        <w:tc>
          <w:tcPr>
            <w:tcW w:w="1152" w:type="dxa"/>
          </w:tcPr>
          <w:p w14:paraId="0B463B25" w14:textId="707575B9" w:rsidR="000A56B4" w:rsidRDefault="000A56B4" w:rsidP="008F26B1">
            <w:pPr>
              <w:ind w:left="-108" w:firstLine="0"/>
              <w:rPr>
                <w:lang w:val="vi-VN"/>
              </w:rPr>
            </w:pPr>
            <w:r>
              <w:rPr>
                <w:lang w:val="vi-VN"/>
              </w:rPr>
              <w:t>Frequency1</w:t>
            </w:r>
          </w:p>
        </w:tc>
        <w:tc>
          <w:tcPr>
            <w:tcW w:w="1152" w:type="dxa"/>
          </w:tcPr>
          <w:p w14:paraId="2057C479" w14:textId="24FAD24D" w:rsidR="000A56B4" w:rsidRDefault="008F26B1" w:rsidP="008F26B1">
            <w:pPr>
              <w:ind w:left="-108" w:firstLine="0"/>
              <w:rPr>
                <w:lang w:val="vi-VN"/>
              </w:rPr>
            </w:pPr>
            <w:r>
              <w:rPr>
                <w:lang w:val="vi-VN"/>
              </w:rPr>
              <w:t>Frequency2</w:t>
            </w:r>
          </w:p>
        </w:tc>
        <w:tc>
          <w:tcPr>
            <w:tcW w:w="1120" w:type="dxa"/>
          </w:tcPr>
          <w:p w14:paraId="62191B1D" w14:textId="2CD1385A" w:rsidR="000A56B4" w:rsidRDefault="008F26B1" w:rsidP="008F26B1">
            <w:pPr>
              <w:ind w:left="-108" w:firstLine="0"/>
              <w:rPr>
                <w:lang w:val="vi-VN"/>
              </w:rPr>
            </w:pPr>
            <w:r>
              <w:rPr>
                <w:lang w:val="vi-VN"/>
              </w:rPr>
              <w:t>Threshold1</w:t>
            </w:r>
          </w:p>
        </w:tc>
        <w:tc>
          <w:tcPr>
            <w:tcW w:w="1120" w:type="dxa"/>
          </w:tcPr>
          <w:p w14:paraId="78321A79" w14:textId="34A112F3" w:rsidR="000A56B4" w:rsidRDefault="008F26B1" w:rsidP="008F26B1">
            <w:pPr>
              <w:ind w:left="-108" w:firstLine="0"/>
              <w:rPr>
                <w:lang w:val="vi-VN"/>
              </w:rPr>
            </w:pPr>
            <w:r>
              <w:rPr>
                <w:lang w:val="vi-VN"/>
              </w:rPr>
              <w:t>Threshold2</w:t>
            </w:r>
          </w:p>
        </w:tc>
        <w:tc>
          <w:tcPr>
            <w:tcW w:w="1120" w:type="dxa"/>
          </w:tcPr>
          <w:p w14:paraId="352E8639" w14:textId="58D78F8F" w:rsidR="000A56B4" w:rsidRDefault="008F26B1" w:rsidP="008F26B1">
            <w:pPr>
              <w:ind w:left="-108" w:firstLine="0"/>
              <w:rPr>
                <w:lang w:val="vi-VN"/>
              </w:rPr>
            </w:pPr>
            <w:r>
              <w:rPr>
                <w:lang w:val="vi-VN"/>
              </w:rPr>
              <w:t>Threshold3</w:t>
            </w:r>
          </w:p>
        </w:tc>
        <w:tc>
          <w:tcPr>
            <w:tcW w:w="1035" w:type="dxa"/>
          </w:tcPr>
          <w:p w14:paraId="176B470D" w14:textId="46CEC2F2" w:rsidR="000A56B4" w:rsidRDefault="008F26B1" w:rsidP="008F26B1">
            <w:pPr>
              <w:ind w:left="-108" w:firstLine="0"/>
              <w:rPr>
                <w:lang w:val="vi-VN"/>
              </w:rPr>
            </w:pPr>
            <w:r>
              <w:rPr>
                <w:lang w:val="vi-VN"/>
              </w:rPr>
              <w:t>Stop</w:t>
            </w:r>
          </w:p>
        </w:tc>
      </w:tr>
      <w:tr w:rsidR="008F26B1" w14:paraId="59E6F35B" w14:textId="0440024C" w:rsidTr="008F26B1">
        <w:tc>
          <w:tcPr>
            <w:tcW w:w="932" w:type="dxa"/>
          </w:tcPr>
          <w:p w14:paraId="333A1646" w14:textId="5908F326" w:rsidR="000A56B4" w:rsidRDefault="000A56B4" w:rsidP="008F26B1">
            <w:pPr>
              <w:ind w:left="-108" w:firstLine="0"/>
              <w:rPr>
                <w:lang w:val="vi-VN"/>
              </w:rPr>
            </w:pPr>
            <w:r>
              <w:rPr>
                <w:lang w:val="vi-VN"/>
              </w:rPr>
              <w:t>Datatype</w:t>
            </w:r>
          </w:p>
        </w:tc>
        <w:tc>
          <w:tcPr>
            <w:tcW w:w="683" w:type="dxa"/>
          </w:tcPr>
          <w:p w14:paraId="56754C93" w14:textId="6CF68A77" w:rsidR="000A56B4" w:rsidRDefault="00A60CBF" w:rsidP="008F26B1">
            <w:pPr>
              <w:ind w:left="-108" w:firstLine="0"/>
              <w:rPr>
                <w:lang w:val="vi-VN"/>
              </w:rPr>
            </w:pPr>
            <w:r>
              <w:rPr>
                <w:lang w:val="vi-VN"/>
              </w:rPr>
              <w:t>Uint_8</w:t>
            </w:r>
          </w:p>
        </w:tc>
        <w:tc>
          <w:tcPr>
            <w:tcW w:w="951" w:type="dxa"/>
          </w:tcPr>
          <w:p w14:paraId="6D0798BD" w14:textId="74358876" w:rsidR="000A56B4" w:rsidRDefault="00A60CBF" w:rsidP="008F26B1">
            <w:pPr>
              <w:ind w:left="-108" w:firstLine="0"/>
              <w:rPr>
                <w:lang w:val="vi-VN"/>
              </w:rPr>
            </w:pPr>
            <w:r>
              <w:rPr>
                <w:lang w:val="vi-VN"/>
              </w:rPr>
              <w:t>Uint_8</w:t>
            </w:r>
          </w:p>
        </w:tc>
        <w:tc>
          <w:tcPr>
            <w:tcW w:w="1152" w:type="dxa"/>
          </w:tcPr>
          <w:p w14:paraId="577B75BB" w14:textId="44C0FEF1" w:rsidR="000A56B4" w:rsidRDefault="00A60CBF" w:rsidP="008F26B1">
            <w:pPr>
              <w:ind w:left="-108" w:firstLine="0"/>
              <w:rPr>
                <w:lang w:val="vi-VN"/>
              </w:rPr>
            </w:pPr>
            <w:r>
              <w:rPr>
                <w:lang w:val="vi-VN"/>
              </w:rPr>
              <w:t>Uint_8</w:t>
            </w:r>
          </w:p>
        </w:tc>
        <w:tc>
          <w:tcPr>
            <w:tcW w:w="1152" w:type="dxa"/>
          </w:tcPr>
          <w:p w14:paraId="36607681" w14:textId="3B0148EE" w:rsidR="000A56B4" w:rsidRDefault="00A60CBF" w:rsidP="008F26B1">
            <w:pPr>
              <w:ind w:left="-108" w:firstLine="0"/>
              <w:rPr>
                <w:lang w:val="vi-VN"/>
              </w:rPr>
            </w:pPr>
            <w:r>
              <w:rPr>
                <w:lang w:val="vi-VN"/>
              </w:rPr>
              <w:t>Uint_8</w:t>
            </w:r>
          </w:p>
        </w:tc>
        <w:tc>
          <w:tcPr>
            <w:tcW w:w="1120" w:type="dxa"/>
          </w:tcPr>
          <w:p w14:paraId="2DAEF819" w14:textId="3B57A316" w:rsidR="000A56B4" w:rsidRDefault="00A60CBF" w:rsidP="008F26B1">
            <w:pPr>
              <w:ind w:left="-108" w:firstLine="0"/>
              <w:rPr>
                <w:lang w:val="vi-VN"/>
              </w:rPr>
            </w:pPr>
            <w:r>
              <w:rPr>
                <w:lang w:val="vi-VN"/>
              </w:rPr>
              <w:t>Uint_8</w:t>
            </w:r>
          </w:p>
        </w:tc>
        <w:tc>
          <w:tcPr>
            <w:tcW w:w="1120" w:type="dxa"/>
          </w:tcPr>
          <w:p w14:paraId="2C70AAA1" w14:textId="2C18478E" w:rsidR="000A56B4" w:rsidRDefault="00A60CBF" w:rsidP="008F26B1">
            <w:pPr>
              <w:ind w:left="-108" w:firstLine="0"/>
              <w:rPr>
                <w:lang w:val="vi-VN"/>
              </w:rPr>
            </w:pPr>
            <w:r>
              <w:rPr>
                <w:lang w:val="vi-VN"/>
              </w:rPr>
              <w:t>Uint_8</w:t>
            </w:r>
          </w:p>
        </w:tc>
        <w:tc>
          <w:tcPr>
            <w:tcW w:w="1120" w:type="dxa"/>
          </w:tcPr>
          <w:p w14:paraId="794EAA44" w14:textId="3A7DCDC8" w:rsidR="000A56B4" w:rsidRDefault="00A60CBF" w:rsidP="008F26B1">
            <w:pPr>
              <w:ind w:left="-108" w:firstLine="0"/>
              <w:rPr>
                <w:lang w:val="vi-VN"/>
              </w:rPr>
            </w:pPr>
            <w:r>
              <w:rPr>
                <w:lang w:val="vi-VN"/>
              </w:rPr>
              <w:t>Uint_8</w:t>
            </w:r>
          </w:p>
        </w:tc>
        <w:tc>
          <w:tcPr>
            <w:tcW w:w="1035" w:type="dxa"/>
          </w:tcPr>
          <w:p w14:paraId="26A4CE77" w14:textId="77777777" w:rsidR="000A56B4" w:rsidRDefault="000A56B4" w:rsidP="008F26B1">
            <w:pPr>
              <w:ind w:left="-108" w:firstLine="0"/>
              <w:rPr>
                <w:lang w:val="vi-VN"/>
              </w:rPr>
            </w:pPr>
          </w:p>
        </w:tc>
      </w:tr>
      <w:tr w:rsidR="008F26B1" w14:paraId="5588B169" w14:textId="447189EF" w:rsidTr="008F26B1">
        <w:tc>
          <w:tcPr>
            <w:tcW w:w="932" w:type="dxa"/>
          </w:tcPr>
          <w:p w14:paraId="6FE85D23" w14:textId="12EA74AF" w:rsidR="000A56B4" w:rsidRDefault="000A56B4" w:rsidP="008F26B1">
            <w:pPr>
              <w:ind w:left="-108" w:firstLine="0"/>
              <w:rPr>
                <w:lang w:val="vi-VN"/>
              </w:rPr>
            </w:pPr>
            <w:r>
              <w:rPr>
                <w:lang w:val="vi-VN"/>
              </w:rPr>
              <w:t>Value</w:t>
            </w:r>
          </w:p>
        </w:tc>
        <w:tc>
          <w:tcPr>
            <w:tcW w:w="683" w:type="dxa"/>
          </w:tcPr>
          <w:p w14:paraId="4049EAD8" w14:textId="04C5B1F6" w:rsidR="000A56B4" w:rsidRDefault="00D276A7" w:rsidP="008F26B1">
            <w:pPr>
              <w:ind w:left="-108" w:firstLine="0"/>
              <w:rPr>
                <w:lang w:val="vi-VN"/>
              </w:rPr>
            </w:pPr>
            <w:r>
              <w:rPr>
                <w:lang w:val="vi-VN"/>
              </w:rPr>
              <w:t>0x00</w:t>
            </w:r>
          </w:p>
        </w:tc>
        <w:tc>
          <w:tcPr>
            <w:tcW w:w="951" w:type="dxa"/>
          </w:tcPr>
          <w:p w14:paraId="6EC3464B" w14:textId="25FF20EE" w:rsidR="000A56B4" w:rsidRDefault="00D276A7" w:rsidP="008F26B1">
            <w:pPr>
              <w:ind w:left="-108" w:firstLine="0"/>
              <w:rPr>
                <w:lang w:val="vi-VN"/>
              </w:rPr>
            </w:pPr>
            <w:r>
              <w:rPr>
                <w:lang w:val="vi-VN"/>
              </w:rPr>
              <w:t>0x01, 0x02</w:t>
            </w:r>
          </w:p>
        </w:tc>
        <w:tc>
          <w:tcPr>
            <w:tcW w:w="1152" w:type="dxa"/>
          </w:tcPr>
          <w:p w14:paraId="546CA5AE" w14:textId="77777777" w:rsidR="000A56B4" w:rsidRDefault="000A56B4" w:rsidP="008F26B1">
            <w:pPr>
              <w:ind w:left="-108" w:firstLine="0"/>
              <w:rPr>
                <w:lang w:val="vi-VN"/>
              </w:rPr>
            </w:pPr>
          </w:p>
        </w:tc>
        <w:tc>
          <w:tcPr>
            <w:tcW w:w="1152" w:type="dxa"/>
          </w:tcPr>
          <w:p w14:paraId="671CD68E" w14:textId="77777777" w:rsidR="000A56B4" w:rsidRDefault="000A56B4" w:rsidP="008F26B1">
            <w:pPr>
              <w:ind w:left="-108" w:firstLine="0"/>
              <w:rPr>
                <w:lang w:val="vi-VN"/>
              </w:rPr>
            </w:pPr>
          </w:p>
        </w:tc>
        <w:tc>
          <w:tcPr>
            <w:tcW w:w="1120" w:type="dxa"/>
          </w:tcPr>
          <w:p w14:paraId="585FF753" w14:textId="77777777" w:rsidR="000A56B4" w:rsidRDefault="000A56B4" w:rsidP="008F26B1">
            <w:pPr>
              <w:ind w:left="-108" w:firstLine="0"/>
              <w:rPr>
                <w:lang w:val="vi-VN"/>
              </w:rPr>
            </w:pPr>
          </w:p>
        </w:tc>
        <w:tc>
          <w:tcPr>
            <w:tcW w:w="1120" w:type="dxa"/>
          </w:tcPr>
          <w:p w14:paraId="74A02103" w14:textId="77777777" w:rsidR="000A56B4" w:rsidRDefault="000A56B4" w:rsidP="008F26B1">
            <w:pPr>
              <w:ind w:left="-108" w:firstLine="0"/>
              <w:rPr>
                <w:lang w:val="vi-VN"/>
              </w:rPr>
            </w:pPr>
          </w:p>
        </w:tc>
        <w:tc>
          <w:tcPr>
            <w:tcW w:w="1120" w:type="dxa"/>
          </w:tcPr>
          <w:p w14:paraId="3E1F6594" w14:textId="77777777" w:rsidR="000A56B4" w:rsidRDefault="000A56B4" w:rsidP="008F26B1">
            <w:pPr>
              <w:ind w:left="-108" w:firstLine="0"/>
              <w:rPr>
                <w:lang w:val="vi-VN"/>
              </w:rPr>
            </w:pPr>
          </w:p>
        </w:tc>
        <w:tc>
          <w:tcPr>
            <w:tcW w:w="1035" w:type="dxa"/>
          </w:tcPr>
          <w:p w14:paraId="52C569BE" w14:textId="1E79C27E" w:rsidR="000A56B4" w:rsidRDefault="00D276A7" w:rsidP="008F26B1">
            <w:pPr>
              <w:ind w:left="-108" w:firstLine="0"/>
              <w:rPr>
                <w:lang w:val="vi-VN"/>
              </w:rPr>
            </w:pPr>
            <w:r>
              <w:rPr>
                <w:lang w:val="vi-VN"/>
              </w:rPr>
              <w:t>0x07</w:t>
            </w:r>
          </w:p>
        </w:tc>
      </w:tr>
    </w:tbl>
    <w:p w14:paraId="6756AC87" w14:textId="77777777" w:rsidR="00EB5FF1" w:rsidRPr="00EB5FF1" w:rsidRDefault="00EB5FF1" w:rsidP="00EB5FF1">
      <w:pPr>
        <w:ind w:firstLine="0"/>
        <w:rPr>
          <w:lang w:val="vi-VN"/>
        </w:rPr>
      </w:pPr>
    </w:p>
    <w:p w14:paraId="12A63AC0" w14:textId="77777777" w:rsidR="00DC4DCF" w:rsidRDefault="00EB5FF1" w:rsidP="00EB5FF1">
      <w:pPr>
        <w:ind w:firstLine="0"/>
        <w:rPr>
          <w:lang w:val="vi-VN"/>
        </w:rPr>
      </w:pPr>
      <w:r w:rsidRPr="00EB5FF1">
        <w:rPr>
          <w:lang w:val="vi-VN"/>
        </w:rPr>
        <w:t xml:space="preserve">Command: </w:t>
      </w:r>
    </w:p>
    <w:p w14:paraId="46F304E7" w14:textId="31638D3F" w:rsidR="00DC4DCF" w:rsidRDefault="00EB5FF1" w:rsidP="00EB5FF1">
      <w:pPr>
        <w:ind w:firstLine="0"/>
        <w:rPr>
          <w:lang w:val="vi-VN"/>
        </w:rPr>
      </w:pPr>
      <w:r w:rsidRPr="00EB5FF1">
        <w:rPr>
          <w:lang w:val="vi-VN"/>
        </w:rPr>
        <w:t>0x01 : chế độ 1</w:t>
      </w:r>
    </w:p>
    <w:p w14:paraId="483E1734" w14:textId="0E289BF0" w:rsidR="00F83527" w:rsidRDefault="00EB5FF1" w:rsidP="00EB5FF1">
      <w:pPr>
        <w:ind w:firstLine="0"/>
        <w:rPr>
          <w:lang w:val="vi-VN"/>
        </w:rPr>
      </w:pPr>
      <w:r w:rsidRPr="00EB5FF1">
        <w:rPr>
          <w:lang w:val="vi-VN"/>
        </w:rPr>
        <w:t xml:space="preserve">0x02 : chế độ 2   </w:t>
      </w:r>
    </w:p>
    <w:p w14:paraId="239B87FF" w14:textId="77777777" w:rsidR="00DC4DCF" w:rsidRDefault="00DC4DCF" w:rsidP="00EB5FF1">
      <w:pPr>
        <w:ind w:firstLine="0"/>
        <w:rPr>
          <w:lang w:val="vi-VN"/>
        </w:rPr>
      </w:pPr>
    </w:p>
    <w:p w14:paraId="112770C1" w14:textId="77777777" w:rsidR="00DC4DCF" w:rsidRDefault="00DC4DCF" w:rsidP="00EB5FF1">
      <w:pPr>
        <w:ind w:firstLine="0"/>
        <w:rPr>
          <w:lang w:val="vi-VN"/>
        </w:rPr>
      </w:pPr>
    </w:p>
    <w:p w14:paraId="4F0148D1" w14:textId="77777777" w:rsidR="00DC4DCF" w:rsidRDefault="00DC4DCF" w:rsidP="00EB5FF1">
      <w:pPr>
        <w:ind w:firstLine="0"/>
        <w:rPr>
          <w:lang w:val="vi-VN"/>
        </w:rPr>
      </w:pPr>
    </w:p>
    <w:p w14:paraId="3B904E90" w14:textId="77777777" w:rsidR="00DC4DCF" w:rsidRDefault="00DC4DCF" w:rsidP="00EB5FF1">
      <w:pPr>
        <w:ind w:firstLine="0"/>
        <w:rPr>
          <w:lang w:val="vi-VN"/>
        </w:rPr>
      </w:pPr>
    </w:p>
    <w:p w14:paraId="14474CC6" w14:textId="77777777" w:rsidR="00DC4DCF" w:rsidRPr="004561D0" w:rsidRDefault="00DC4DCF" w:rsidP="00EB5FF1">
      <w:pPr>
        <w:ind w:firstLine="0"/>
        <w:rPr>
          <w:lang w:val="vi-VN"/>
        </w:rPr>
      </w:pPr>
    </w:p>
    <w:p w14:paraId="235E9CEA" w14:textId="41269FB6" w:rsidR="00112701" w:rsidRPr="003D415D" w:rsidRDefault="00112701" w:rsidP="003D415D">
      <w:pPr>
        <w:pStyle w:val="u2"/>
        <w:rPr>
          <w:rFonts w:ascii="Times New Roman" w:hAnsi="Times New Roman" w:cs="Times New Roman"/>
          <w:color w:val="000000" w:themeColor="text1"/>
          <w:sz w:val="28"/>
          <w:szCs w:val="28"/>
          <w:lang w:val="vi-VN"/>
        </w:rPr>
      </w:pPr>
      <w:bookmarkStart w:id="68" w:name="_Toc129383647"/>
      <w:bookmarkStart w:id="69" w:name="_Toc129383999"/>
      <w:r w:rsidRPr="003D415D">
        <w:rPr>
          <w:rFonts w:ascii="Times New Roman" w:hAnsi="Times New Roman" w:cs="Times New Roman"/>
          <w:color w:val="000000" w:themeColor="text1"/>
          <w:sz w:val="28"/>
          <w:szCs w:val="28"/>
          <w:lang w:val="it-IT"/>
        </w:rPr>
        <w:t>3</w:t>
      </w:r>
      <w:r w:rsidRPr="003D415D">
        <w:rPr>
          <w:rFonts w:ascii="Times New Roman" w:hAnsi="Times New Roman" w:cs="Times New Roman"/>
          <w:color w:val="000000" w:themeColor="text1"/>
          <w:sz w:val="28"/>
          <w:szCs w:val="28"/>
          <w:lang w:val="vi-VN"/>
        </w:rPr>
        <w:t>.</w:t>
      </w:r>
      <w:r w:rsidR="00AE2F43" w:rsidRPr="003D415D">
        <w:rPr>
          <w:rFonts w:ascii="Times New Roman" w:hAnsi="Times New Roman" w:cs="Times New Roman"/>
          <w:color w:val="000000" w:themeColor="text1"/>
          <w:sz w:val="28"/>
          <w:szCs w:val="28"/>
          <w:lang w:val="vi-VN"/>
        </w:rPr>
        <w:t>2</w:t>
      </w:r>
      <w:r w:rsidRPr="003D415D">
        <w:rPr>
          <w:rFonts w:ascii="Times New Roman" w:hAnsi="Times New Roman" w:cs="Times New Roman"/>
          <w:color w:val="000000" w:themeColor="text1"/>
          <w:sz w:val="28"/>
          <w:szCs w:val="28"/>
          <w:lang w:val="vi-VN"/>
        </w:rPr>
        <w:t>. Thiết kế chương trình đơn nhiệm</w:t>
      </w:r>
      <w:bookmarkEnd w:id="68"/>
      <w:bookmarkEnd w:id="69"/>
    </w:p>
    <w:p w14:paraId="45164D46" w14:textId="1019899F" w:rsidR="00EB1FBD" w:rsidRDefault="00EB1FBD" w:rsidP="00112701">
      <w:pPr>
        <w:ind w:firstLine="0"/>
        <w:rPr>
          <w:szCs w:val="28"/>
          <w:lang w:val="vi-VN"/>
        </w:rPr>
      </w:pPr>
      <w:r>
        <w:rPr>
          <w:szCs w:val="28"/>
          <w:lang w:val="vi-VN"/>
        </w:rPr>
        <w:t>Quy ước:</w:t>
      </w:r>
    </w:p>
    <w:p w14:paraId="1A513DEB" w14:textId="09ADA2E1" w:rsidR="00EB1FBD" w:rsidRDefault="00EB1FBD" w:rsidP="00112701">
      <w:pPr>
        <w:ind w:firstLine="0"/>
        <w:rPr>
          <w:szCs w:val="28"/>
          <w:lang w:val="vi-VN"/>
        </w:rPr>
      </w:pPr>
      <w:r>
        <w:rPr>
          <w:szCs w:val="28"/>
          <w:lang w:val="vi-VN"/>
        </w:rPr>
        <w:t xml:space="preserve">Task 1: đọc nhiệt độ, độ ẩm </w:t>
      </w:r>
      <w:r w:rsidR="00CA6C1A">
        <w:rPr>
          <w:szCs w:val="28"/>
          <w:lang w:val="vi-VN"/>
        </w:rPr>
        <w:t>từ DHT11</w:t>
      </w:r>
    </w:p>
    <w:p w14:paraId="0657C571" w14:textId="2F2E607A" w:rsidR="00CA6C1A" w:rsidRDefault="00CA6C1A" w:rsidP="00112701">
      <w:pPr>
        <w:ind w:firstLine="0"/>
        <w:rPr>
          <w:szCs w:val="28"/>
          <w:lang w:val="vi-VN"/>
        </w:rPr>
      </w:pPr>
      <w:r>
        <w:rPr>
          <w:szCs w:val="28"/>
          <w:lang w:val="vi-VN"/>
        </w:rPr>
        <w:t>Task 2: đọc khoảng cách từ cảm biến siêu âm HC-SR04</w:t>
      </w:r>
    </w:p>
    <w:p w14:paraId="7C4A757A" w14:textId="5E6CA0D6" w:rsidR="00CA6C1A" w:rsidRDefault="00CA6C1A" w:rsidP="00112701">
      <w:pPr>
        <w:ind w:firstLine="0"/>
        <w:rPr>
          <w:szCs w:val="28"/>
          <w:lang w:val="vi-VN"/>
        </w:rPr>
      </w:pPr>
      <w:r>
        <w:rPr>
          <w:szCs w:val="28"/>
          <w:lang w:val="vi-VN"/>
        </w:rPr>
        <w:t xml:space="preserve">Task 3: </w:t>
      </w:r>
      <w:r w:rsidR="00813739">
        <w:rPr>
          <w:szCs w:val="28"/>
          <w:lang w:val="vi-VN"/>
        </w:rPr>
        <w:t>hiển thị kết quả lên LCD</w:t>
      </w:r>
    </w:p>
    <w:p w14:paraId="5D0D6A4A" w14:textId="4E0DDFDF" w:rsidR="00813739" w:rsidRDefault="00813739" w:rsidP="00112701">
      <w:pPr>
        <w:ind w:firstLine="0"/>
        <w:rPr>
          <w:szCs w:val="28"/>
          <w:lang w:val="vi-VN"/>
        </w:rPr>
      </w:pPr>
      <w:r>
        <w:rPr>
          <w:szCs w:val="28"/>
          <w:lang w:val="vi-VN"/>
        </w:rPr>
        <w:t>Task 4: UART</w:t>
      </w:r>
    </w:p>
    <w:p w14:paraId="14AAA7AA" w14:textId="3BC16E92" w:rsidR="0039756D" w:rsidRDefault="00D72D8B" w:rsidP="00112701">
      <w:pPr>
        <w:ind w:firstLine="0"/>
        <w:rPr>
          <w:szCs w:val="28"/>
          <w:lang w:val="vi-VN"/>
        </w:rPr>
      </w:pPr>
      <w:r>
        <w:rPr>
          <w:szCs w:val="28"/>
          <w:lang w:val="vi-VN"/>
        </w:rPr>
        <w:t xml:space="preserve">Sau khi lập trình </w:t>
      </w:r>
      <w:r w:rsidR="00E6369C">
        <w:rPr>
          <w:szCs w:val="28"/>
          <w:lang w:val="vi-VN"/>
        </w:rPr>
        <w:t xml:space="preserve">chạy riêng cho </w:t>
      </w:r>
      <w:r>
        <w:rPr>
          <w:szCs w:val="28"/>
          <w:lang w:val="vi-VN"/>
        </w:rPr>
        <w:t>từng task nhóm em đo được</w:t>
      </w:r>
      <w:r w:rsidR="001A1E41">
        <w:rPr>
          <w:szCs w:val="28"/>
          <w:lang w:val="vi-VN"/>
        </w:rPr>
        <w:t xml:space="preserve"> </w:t>
      </w:r>
      <w:r w:rsidR="00E6369C">
        <w:rPr>
          <w:szCs w:val="28"/>
          <w:lang w:val="vi-VN"/>
        </w:rPr>
        <w:t>thời gian thực hiện của các task là:</w:t>
      </w:r>
    </w:p>
    <w:p w14:paraId="40E8E460" w14:textId="39B6A98F" w:rsidR="00813739" w:rsidRDefault="00D245B3" w:rsidP="00112701">
      <w:pPr>
        <w:ind w:firstLine="0"/>
        <w:rPr>
          <w:szCs w:val="28"/>
          <w:lang w:val="vi-VN"/>
        </w:rPr>
      </w:pPr>
      <w:r>
        <w:rPr>
          <w:szCs w:val="28"/>
          <w:lang w:val="vi-VN"/>
        </w:rPr>
        <w:t>C1</w:t>
      </w:r>
      <w:r w:rsidR="00047FEB">
        <w:rPr>
          <w:szCs w:val="28"/>
          <w:lang w:val="vi-VN"/>
        </w:rPr>
        <w:t xml:space="preserve"> = 29, T1 = </w:t>
      </w:r>
      <w:r>
        <w:rPr>
          <w:szCs w:val="28"/>
          <w:lang w:val="vi-VN"/>
        </w:rPr>
        <w:t xml:space="preserve">4000, D1 = </w:t>
      </w:r>
      <w:r w:rsidR="00B44223">
        <w:rPr>
          <w:szCs w:val="28"/>
          <w:lang w:val="vi-VN"/>
        </w:rPr>
        <w:t>100</w:t>
      </w:r>
    </w:p>
    <w:p w14:paraId="280722B6" w14:textId="76EFAF43" w:rsidR="00D245B3" w:rsidRDefault="00D245B3" w:rsidP="00D245B3">
      <w:pPr>
        <w:ind w:firstLine="0"/>
        <w:rPr>
          <w:szCs w:val="28"/>
          <w:lang w:val="vi-VN"/>
        </w:rPr>
      </w:pPr>
      <w:r>
        <w:rPr>
          <w:szCs w:val="28"/>
          <w:lang w:val="vi-VN"/>
        </w:rPr>
        <w:t xml:space="preserve">C2 = 72, T1 = </w:t>
      </w:r>
      <w:r w:rsidR="00B44223">
        <w:rPr>
          <w:szCs w:val="28"/>
          <w:lang w:val="vi-VN"/>
        </w:rPr>
        <w:t>200</w:t>
      </w:r>
      <w:r>
        <w:rPr>
          <w:szCs w:val="28"/>
          <w:lang w:val="vi-VN"/>
        </w:rPr>
        <w:t>, D1 = 100</w:t>
      </w:r>
    </w:p>
    <w:p w14:paraId="34CB6F8B" w14:textId="196C39DE" w:rsidR="00D245B3" w:rsidRDefault="00D245B3" w:rsidP="00D245B3">
      <w:pPr>
        <w:ind w:firstLine="0"/>
        <w:rPr>
          <w:szCs w:val="28"/>
          <w:lang w:val="vi-VN"/>
        </w:rPr>
      </w:pPr>
      <w:r>
        <w:rPr>
          <w:szCs w:val="28"/>
          <w:lang w:val="vi-VN"/>
        </w:rPr>
        <w:t xml:space="preserve">C3 = 22, T1 = </w:t>
      </w:r>
      <w:r w:rsidR="00B44223">
        <w:rPr>
          <w:szCs w:val="28"/>
          <w:lang w:val="vi-VN"/>
        </w:rPr>
        <w:t>100</w:t>
      </w:r>
      <w:r>
        <w:rPr>
          <w:szCs w:val="28"/>
          <w:lang w:val="vi-VN"/>
        </w:rPr>
        <w:t>, D1 = 100</w:t>
      </w:r>
    </w:p>
    <w:p w14:paraId="7B82EFA6" w14:textId="2C14A7ED" w:rsidR="00D245B3" w:rsidRDefault="00D245B3" w:rsidP="00D245B3">
      <w:pPr>
        <w:ind w:firstLine="0"/>
        <w:rPr>
          <w:szCs w:val="28"/>
          <w:lang w:val="vi-VN"/>
        </w:rPr>
      </w:pPr>
      <w:r>
        <w:rPr>
          <w:szCs w:val="28"/>
          <w:lang w:val="vi-VN"/>
        </w:rPr>
        <w:t xml:space="preserve">C4 = 1, T1 = </w:t>
      </w:r>
      <w:r w:rsidR="00B44223">
        <w:rPr>
          <w:szCs w:val="28"/>
          <w:lang w:val="vi-VN"/>
        </w:rPr>
        <w:t>1000</w:t>
      </w:r>
      <w:r>
        <w:rPr>
          <w:szCs w:val="28"/>
          <w:lang w:val="vi-VN"/>
        </w:rPr>
        <w:t>, D1 = 100</w:t>
      </w:r>
    </w:p>
    <w:p w14:paraId="4D058DD3" w14:textId="1587742C" w:rsidR="00B44223" w:rsidRDefault="00B44223" w:rsidP="00D245B3">
      <w:pPr>
        <w:ind w:firstLine="0"/>
        <w:rPr>
          <w:szCs w:val="28"/>
          <w:lang w:val="vi-VN"/>
        </w:rPr>
      </w:pPr>
      <w:r>
        <w:rPr>
          <w:szCs w:val="28"/>
          <w:lang w:val="vi-VN"/>
        </w:rPr>
        <w:t xml:space="preserve">Từ đó tính được f = </w:t>
      </w:r>
      <w:r w:rsidR="0074671C">
        <w:rPr>
          <w:szCs w:val="28"/>
          <w:lang w:val="vi-VN"/>
        </w:rPr>
        <w:t>100, p = 4000</w:t>
      </w:r>
    </w:p>
    <w:p w14:paraId="0A37F15B" w14:textId="42342F86" w:rsidR="00D72D8B" w:rsidRDefault="0074671C" w:rsidP="00112701">
      <w:pPr>
        <w:ind w:firstLine="0"/>
        <w:rPr>
          <w:szCs w:val="28"/>
          <w:lang w:val="vi-VN"/>
        </w:rPr>
      </w:pPr>
      <w:r>
        <w:rPr>
          <w:szCs w:val="28"/>
          <w:lang w:val="vi-VN"/>
        </w:rPr>
        <w:t>Nhóm em lập được bảng tập lịch sau:</w:t>
      </w:r>
    </w:p>
    <w:p w14:paraId="69203F21" w14:textId="77777777" w:rsidR="0074671C" w:rsidRDefault="0074671C" w:rsidP="00112701">
      <w:pPr>
        <w:ind w:firstLine="0"/>
        <w:rPr>
          <w:szCs w:val="28"/>
          <w:lang w:val="vi-VN"/>
        </w:rPr>
      </w:pPr>
    </w:p>
    <w:p w14:paraId="00BA2C53" w14:textId="77777777" w:rsidR="008C730F" w:rsidRDefault="0039756D" w:rsidP="008C730F">
      <w:pPr>
        <w:keepNext/>
        <w:ind w:firstLine="0"/>
        <w:jc w:val="center"/>
      </w:pPr>
      <w:r w:rsidRPr="0039756D">
        <w:rPr>
          <w:szCs w:val="28"/>
          <w:lang w:val="vi-VN"/>
        </w:rPr>
        <w:drawing>
          <wp:inline distT="0" distB="0" distL="0" distR="0" wp14:anchorId="477BCD6A" wp14:editId="20778BA9">
            <wp:extent cx="6414619" cy="1859280"/>
            <wp:effectExtent l="0" t="0" r="5715" b="7620"/>
            <wp:docPr id="15" name="Hình ảnh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8"/>
                    <a:stretch>
                      <a:fillRect/>
                    </a:stretch>
                  </pic:blipFill>
                  <pic:spPr>
                    <a:xfrm>
                      <a:off x="0" y="0"/>
                      <a:ext cx="6423142" cy="1861750"/>
                    </a:xfrm>
                    <a:prstGeom prst="rect">
                      <a:avLst/>
                    </a:prstGeom>
                  </pic:spPr>
                </pic:pic>
              </a:graphicData>
            </a:graphic>
          </wp:inline>
        </w:drawing>
      </w:r>
    </w:p>
    <w:p w14:paraId="6530C96E" w14:textId="2FBD7349" w:rsidR="00112701" w:rsidRPr="008C730F" w:rsidRDefault="008C730F" w:rsidP="008C730F">
      <w:pPr>
        <w:pStyle w:val="Chuthich"/>
        <w:rPr>
          <w:szCs w:val="28"/>
          <w:lang w:val="vi-VN"/>
        </w:rPr>
      </w:pPr>
      <w:bookmarkStart w:id="70" w:name="_Toc129383139"/>
      <w:r>
        <w:t xml:space="preserve">Figure </w:t>
      </w:r>
      <w:fldSimple w:instr=" SEQ Figure \* ARABIC ">
        <w:r w:rsidR="004F76D8">
          <w:rPr>
            <w:noProof/>
          </w:rPr>
          <w:t>18</w:t>
        </w:r>
      </w:fldSimple>
      <w:r>
        <w:rPr>
          <w:lang w:val="vi-VN"/>
        </w:rPr>
        <w:t xml:space="preserve">: </w:t>
      </w:r>
      <w:r w:rsidR="004561D0">
        <w:rPr>
          <w:lang w:val="vi-VN"/>
        </w:rPr>
        <w:t>lập lịch cho các task ở chế độ đa nhiệm</w:t>
      </w:r>
      <w:bookmarkEnd w:id="70"/>
    </w:p>
    <w:p w14:paraId="60A743B7" w14:textId="77777777" w:rsidR="0048176D" w:rsidRDefault="0048176D" w:rsidP="0048176D">
      <w:pPr>
        <w:ind w:firstLine="0"/>
        <w:rPr>
          <w:szCs w:val="28"/>
          <w:lang w:val="vi-VN"/>
        </w:rPr>
      </w:pPr>
    </w:p>
    <w:p w14:paraId="2F2974C1" w14:textId="77777777" w:rsidR="0048176D" w:rsidRDefault="0048176D" w:rsidP="0048176D">
      <w:pPr>
        <w:ind w:firstLine="0"/>
        <w:rPr>
          <w:szCs w:val="28"/>
          <w:lang w:val="vi-VN"/>
        </w:rPr>
      </w:pPr>
    </w:p>
    <w:p w14:paraId="78F68B63" w14:textId="77777777" w:rsidR="003552A2" w:rsidRDefault="003552A2" w:rsidP="0048176D">
      <w:pPr>
        <w:ind w:firstLine="0"/>
        <w:rPr>
          <w:szCs w:val="28"/>
          <w:lang w:val="vi-VN"/>
        </w:rPr>
      </w:pPr>
    </w:p>
    <w:p w14:paraId="0597E322" w14:textId="2DE57353" w:rsidR="00DC4DCF" w:rsidRDefault="00DC4DCF" w:rsidP="0048176D">
      <w:pPr>
        <w:ind w:firstLine="0"/>
        <w:rPr>
          <w:szCs w:val="28"/>
          <w:lang w:val="vi-VN"/>
        </w:rPr>
      </w:pPr>
    </w:p>
    <w:p w14:paraId="5B618096" w14:textId="34E197F9" w:rsidR="0048176D" w:rsidRPr="003D415D" w:rsidRDefault="00810FF5" w:rsidP="003D415D">
      <w:pPr>
        <w:pStyle w:val="u3"/>
        <w:rPr>
          <w:rFonts w:ascii="Times New Roman" w:hAnsi="Times New Roman" w:cs="Times New Roman"/>
          <w:color w:val="000000" w:themeColor="text1"/>
          <w:sz w:val="28"/>
          <w:szCs w:val="28"/>
          <w:lang w:val="vi-VN"/>
        </w:rPr>
      </w:pPr>
      <w:bookmarkStart w:id="71" w:name="_Toc129383648"/>
      <w:bookmarkStart w:id="72" w:name="_Toc129384000"/>
      <w:r w:rsidRPr="003D415D">
        <w:rPr>
          <w:rFonts w:ascii="Times New Roman" w:hAnsi="Times New Roman" w:cs="Times New Roman"/>
          <w:color w:val="000000" w:themeColor="text1"/>
          <w:sz w:val="28"/>
          <w:szCs w:val="28"/>
          <w:lang w:val="vi-VN"/>
        </w:rPr>
        <w:t>3.</w:t>
      </w:r>
      <w:r w:rsidR="003552A2" w:rsidRPr="003D415D">
        <w:rPr>
          <w:rFonts w:ascii="Times New Roman" w:hAnsi="Times New Roman" w:cs="Times New Roman"/>
          <w:color w:val="000000" w:themeColor="text1"/>
          <w:sz w:val="28"/>
          <w:szCs w:val="28"/>
          <w:lang w:val="vi-VN"/>
        </w:rPr>
        <w:t>3</w:t>
      </w:r>
      <w:r w:rsidRPr="003D415D">
        <w:rPr>
          <w:rFonts w:ascii="Times New Roman" w:hAnsi="Times New Roman" w:cs="Times New Roman"/>
          <w:color w:val="000000" w:themeColor="text1"/>
          <w:sz w:val="28"/>
          <w:szCs w:val="28"/>
          <w:lang w:val="vi-VN"/>
        </w:rPr>
        <w:t>. thiết kế chương trình đa nhiệm</w:t>
      </w:r>
      <w:bookmarkEnd w:id="71"/>
      <w:bookmarkEnd w:id="72"/>
    </w:p>
    <w:p w14:paraId="7F98C0FA" w14:textId="49B8D5B2" w:rsidR="000372D6" w:rsidRPr="000A1E91" w:rsidRDefault="0085085C" w:rsidP="0085085C">
      <w:pPr>
        <w:ind w:firstLine="0"/>
        <w:rPr>
          <w:szCs w:val="28"/>
          <w:lang w:val="it-IT"/>
        </w:rPr>
      </w:pPr>
      <w:r>
        <w:rPr>
          <w:szCs w:val="28"/>
          <w:lang w:val="it-IT"/>
        </w:rPr>
        <w:t>3</w:t>
      </w:r>
      <w:r>
        <w:rPr>
          <w:szCs w:val="28"/>
          <w:lang w:val="vi-VN"/>
        </w:rPr>
        <w:t>.</w:t>
      </w:r>
      <w:r w:rsidR="003552A2">
        <w:rPr>
          <w:szCs w:val="28"/>
          <w:lang w:val="vi-VN"/>
        </w:rPr>
        <w:t>3</w:t>
      </w:r>
      <w:r>
        <w:rPr>
          <w:szCs w:val="28"/>
          <w:lang w:val="vi-VN"/>
        </w:rPr>
        <w:t xml:space="preserve">.1. Hệ điều hành </w:t>
      </w:r>
      <w:r w:rsidR="000372D6" w:rsidRPr="000A1E91">
        <w:rPr>
          <w:szCs w:val="28"/>
          <w:lang w:val="it-IT"/>
        </w:rPr>
        <w:t>Rtos</w:t>
      </w:r>
    </w:p>
    <w:p w14:paraId="22303500" w14:textId="77777777" w:rsidR="000372D6" w:rsidRPr="000A1E91" w:rsidRDefault="000372D6" w:rsidP="00794B9A">
      <w:pPr>
        <w:rPr>
          <w:szCs w:val="28"/>
          <w:lang w:val="it-IT"/>
        </w:rPr>
      </w:pPr>
      <w:r w:rsidRPr="000A1E91">
        <w:rPr>
          <w:szCs w:val="28"/>
          <w:lang w:val="it-IT"/>
        </w:rPr>
        <w:t xml:space="preserve">Rtos là gì? </w:t>
      </w:r>
    </w:p>
    <w:p w14:paraId="2E6E1658" w14:textId="77777777" w:rsidR="000372D6" w:rsidRPr="000A1E91" w:rsidRDefault="000372D6" w:rsidP="0085085C">
      <w:pPr>
        <w:ind w:firstLine="0"/>
        <w:rPr>
          <w:szCs w:val="28"/>
          <w:lang w:val="it-IT"/>
        </w:rPr>
      </w:pPr>
      <w:r w:rsidRPr="000A1E91">
        <w:rPr>
          <w:szCs w:val="28"/>
          <w:lang w:val="it-IT"/>
        </w:rPr>
        <w:t>RTOS (Real-Time operating system) hay được gọi là hệ điều hành thời gian thực mà cho phép ứng dụng của bạn chạy đa tác vụ và có thể đáp ứng được “deadline” theo thời gian thực. Lưu ý rằng việc đáp ứng được “deadline” không nhất nhiết có nghĩa là phải nhanh mà ở đây là mang tính “đúng thời điểm” và chính xác (cần là có ngay).</w:t>
      </w:r>
    </w:p>
    <w:p w14:paraId="505C0389" w14:textId="77777777" w:rsidR="000372D6" w:rsidRPr="000A1E91" w:rsidRDefault="000372D6" w:rsidP="00794B9A">
      <w:pPr>
        <w:rPr>
          <w:szCs w:val="28"/>
          <w:lang w:val="it-IT"/>
        </w:rPr>
      </w:pPr>
      <w:r w:rsidRPr="000A1E91">
        <w:rPr>
          <w:szCs w:val="28"/>
          <w:lang w:val="it-IT"/>
        </w:rPr>
        <w:t>Ưu điểm</w:t>
      </w:r>
    </w:p>
    <w:p w14:paraId="7500893D" w14:textId="77777777" w:rsidR="000372D6" w:rsidRPr="000A1E91" w:rsidRDefault="000372D6" w:rsidP="00794B9A">
      <w:pPr>
        <w:rPr>
          <w:szCs w:val="28"/>
          <w:lang w:val="it-IT"/>
        </w:rPr>
      </w:pPr>
      <w:r w:rsidRPr="000A1E91">
        <w:rPr>
          <w:szCs w:val="28"/>
          <w:lang w:val="it-IT"/>
        </w:rPr>
        <w:t>·       Giúp chương trình của bạn dễ quản lý và phát triển vì nó giúp phân “chia” 1 vấn đề phức tạp thành các phần nhỏ hơn “để trị”.</w:t>
      </w:r>
    </w:p>
    <w:p w14:paraId="309DEDA2" w14:textId="77777777" w:rsidR="000372D6" w:rsidRPr="000A1E91" w:rsidRDefault="000372D6" w:rsidP="00794B9A">
      <w:pPr>
        <w:rPr>
          <w:szCs w:val="28"/>
          <w:lang w:val="it-IT"/>
        </w:rPr>
      </w:pPr>
      <w:r w:rsidRPr="000A1E91">
        <w:rPr>
          <w:szCs w:val="28"/>
          <w:lang w:val="it-IT"/>
        </w:rPr>
        <w:t>·       Tăng tính linh động và dễ bảo trì</w:t>
      </w:r>
    </w:p>
    <w:p w14:paraId="35B23F16" w14:textId="77777777" w:rsidR="000372D6" w:rsidRPr="000A1E91" w:rsidRDefault="000372D6" w:rsidP="00794B9A">
      <w:pPr>
        <w:rPr>
          <w:szCs w:val="28"/>
          <w:lang w:val="it-IT"/>
        </w:rPr>
      </w:pPr>
      <w:r w:rsidRPr="000A1E91">
        <w:rPr>
          <w:szCs w:val="28"/>
          <w:lang w:val="it-IT"/>
        </w:rPr>
        <w:t>·       Dễ dàng hơn trong việc chia sẻ tài nguyên của CPU.</w:t>
      </w:r>
    </w:p>
    <w:p w14:paraId="122B03AA" w14:textId="77777777" w:rsidR="000372D6" w:rsidRPr="000A1E91" w:rsidRDefault="000372D6" w:rsidP="00794B9A">
      <w:pPr>
        <w:rPr>
          <w:szCs w:val="28"/>
          <w:lang w:val="it-IT"/>
        </w:rPr>
      </w:pPr>
      <w:r w:rsidRPr="000A1E91">
        <w:rPr>
          <w:szCs w:val="28"/>
          <w:lang w:val="it-IT"/>
        </w:rPr>
        <w:t>ứng dụng</w:t>
      </w:r>
    </w:p>
    <w:p w14:paraId="661432A8" w14:textId="79CA2B21" w:rsidR="000372D6" w:rsidRPr="000A1E91" w:rsidRDefault="000372D6" w:rsidP="00794B9A">
      <w:pPr>
        <w:rPr>
          <w:szCs w:val="28"/>
          <w:lang w:val="it-IT"/>
        </w:rPr>
      </w:pPr>
      <w:r w:rsidRPr="000A1E91">
        <w:rPr>
          <w:szCs w:val="28"/>
          <w:lang w:val="it-IT"/>
        </w:rPr>
        <w:t>·       Chạy các dự án lớn đòi hỏi xử lý nhiều công việc nhưng vẫn phải đáp ứng được về mặt thời gian</w:t>
      </w:r>
    </w:p>
    <w:p w14:paraId="542AD384" w14:textId="77777777" w:rsidR="00E8704B" w:rsidRDefault="000372D6" w:rsidP="00E8704B">
      <w:pPr>
        <w:rPr>
          <w:szCs w:val="28"/>
          <w:lang w:val="it-IT"/>
        </w:rPr>
      </w:pPr>
      <w:r w:rsidRPr="000A1E91">
        <w:rPr>
          <w:szCs w:val="28"/>
          <w:lang w:val="it-IT"/>
        </w:rPr>
        <w:t>·       Các ứng dụng về viễn thông và IOT, các thiết bị liên quan đến y tế…</w:t>
      </w:r>
    </w:p>
    <w:p w14:paraId="6ED0DFBA" w14:textId="77777777" w:rsidR="00E8704B" w:rsidRDefault="00E8704B" w:rsidP="00E8704B">
      <w:pPr>
        <w:rPr>
          <w:szCs w:val="28"/>
          <w:lang w:val="it-IT"/>
        </w:rPr>
      </w:pPr>
    </w:p>
    <w:p w14:paraId="3F6B4D47" w14:textId="0E1A13B9" w:rsidR="000372D6" w:rsidRDefault="00D471CB" w:rsidP="00D471CB">
      <w:pPr>
        <w:ind w:firstLine="0"/>
        <w:rPr>
          <w:szCs w:val="28"/>
          <w:lang w:val="vi-VN"/>
        </w:rPr>
      </w:pPr>
      <w:r w:rsidRPr="00D471CB">
        <w:rPr>
          <w:szCs w:val="28"/>
          <w:lang w:val="vi-VN"/>
        </w:rPr>
        <w:t>3.</w:t>
      </w:r>
      <w:r w:rsidR="003552A2">
        <w:rPr>
          <w:szCs w:val="28"/>
          <w:lang w:val="vi-VN"/>
        </w:rPr>
        <w:t>3</w:t>
      </w:r>
      <w:r w:rsidRPr="00D471CB">
        <w:rPr>
          <w:szCs w:val="28"/>
          <w:lang w:val="vi-VN"/>
        </w:rPr>
        <w:t xml:space="preserve">.2. </w:t>
      </w:r>
      <w:r w:rsidR="000372D6" w:rsidRPr="00D471CB">
        <w:rPr>
          <w:szCs w:val="28"/>
          <w:lang w:val="vi-VN"/>
        </w:rPr>
        <w:t>Phân tích yêu cầu liên quan tới FreeRTOS</w:t>
      </w:r>
    </w:p>
    <w:p w14:paraId="241C709E" w14:textId="346F155D" w:rsidR="00D471CB" w:rsidRDefault="00D471CB" w:rsidP="00D471CB">
      <w:pPr>
        <w:spacing w:line="276" w:lineRule="auto"/>
        <w:rPr>
          <w:lang w:val="vi-VN"/>
        </w:rPr>
      </w:pPr>
      <w:r>
        <w:rPr>
          <w:lang w:val="vi-VN"/>
        </w:rPr>
        <w:t>Với các yêu cầu như trên, chúng em chọn thiết kế chương trình</w:t>
      </w:r>
      <w:r w:rsidR="00042C2A">
        <w:rPr>
          <w:lang w:val="vi-VN"/>
        </w:rPr>
        <w:t xml:space="preserve"> với các task </w:t>
      </w:r>
      <w:r>
        <w:rPr>
          <w:lang w:val="vi-VN"/>
        </w:rPr>
        <w:t>cụ thể như sau:</w:t>
      </w:r>
    </w:p>
    <w:p w14:paraId="2A973E64" w14:textId="75CFFC16" w:rsidR="00042C2A" w:rsidRPr="00042C2A" w:rsidRDefault="001C063E" w:rsidP="00042C2A">
      <w:pPr>
        <w:spacing w:line="276" w:lineRule="auto"/>
        <w:rPr>
          <w:lang w:val="vi-VN"/>
        </w:rPr>
      </w:pPr>
      <w:r>
        <w:rPr>
          <w:lang w:val="vi-VN"/>
        </w:rPr>
        <w:t>Chương trình bao gồm c</w:t>
      </w:r>
      <w:r w:rsidR="00042C2A" w:rsidRPr="00042C2A">
        <w:rPr>
          <w:lang w:val="vi-VN"/>
        </w:rPr>
        <w:t xml:space="preserve">ó </w:t>
      </w:r>
      <w:r w:rsidR="00E224CB">
        <w:rPr>
          <w:lang w:val="vi-VN"/>
        </w:rPr>
        <w:t>6</w:t>
      </w:r>
      <w:r w:rsidR="00042C2A" w:rsidRPr="00042C2A">
        <w:rPr>
          <w:lang w:val="vi-VN"/>
        </w:rPr>
        <w:t xml:space="preserve"> </w:t>
      </w:r>
      <w:r>
        <w:rPr>
          <w:lang w:val="vi-VN"/>
        </w:rPr>
        <w:t>Task:</w:t>
      </w:r>
    </w:p>
    <w:p w14:paraId="074156B3" w14:textId="74696DAE" w:rsidR="00042C2A" w:rsidRPr="00E06798" w:rsidRDefault="00042C2A" w:rsidP="00E06798">
      <w:pPr>
        <w:pStyle w:val="oancuaDanhsach"/>
        <w:numPr>
          <w:ilvl w:val="0"/>
          <w:numId w:val="32"/>
        </w:numPr>
        <w:spacing w:line="276" w:lineRule="auto"/>
        <w:rPr>
          <w:lang w:val="vi-VN"/>
        </w:rPr>
      </w:pPr>
      <w:r w:rsidRPr="00E06798">
        <w:rPr>
          <w:lang w:val="vi-VN"/>
        </w:rPr>
        <w:t>osThreadId Button</w:t>
      </w:r>
      <w:r w:rsidR="001C063E" w:rsidRPr="00E06798">
        <w:rPr>
          <w:lang w:val="vi-VN"/>
        </w:rPr>
        <w:t xml:space="preserve">TaskHandle: </w:t>
      </w:r>
      <w:r w:rsidRPr="00E06798">
        <w:rPr>
          <w:lang w:val="vi-VN"/>
        </w:rPr>
        <w:t>task DHT</w:t>
      </w:r>
    </w:p>
    <w:p w14:paraId="70A7D8BB" w14:textId="108E10B3" w:rsidR="00042C2A" w:rsidRPr="00E06798" w:rsidRDefault="00042C2A" w:rsidP="00E06798">
      <w:pPr>
        <w:pStyle w:val="oancuaDanhsach"/>
        <w:numPr>
          <w:ilvl w:val="0"/>
          <w:numId w:val="32"/>
        </w:numPr>
        <w:spacing w:line="276" w:lineRule="auto"/>
        <w:rPr>
          <w:lang w:val="vi-VN"/>
        </w:rPr>
      </w:pPr>
      <w:r w:rsidRPr="00E06798">
        <w:rPr>
          <w:lang w:val="vi-VN"/>
        </w:rPr>
        <w:t>osThreadId HCSR04</w:t>
      </w:r>
      <w:r w:rsidR="001C063E" w:rsidRPr="00E06798">
        <w:rPr>
          <w:lang w:val="vi-VN"/>
        </w:rPr>
        <w:t xml:space="preserve">TaskHandle: </w:t>
      </w:r>
      <w:r w:rsidRPr="00E06798">
        <w:rPr>
          <w:lang w:val="vi-VN"/>
        </w:rPr>
        <w:t>task HCSR</w:t>
      </w:r>
    </w:p>
    <w:p w14:paraId="7232779D" w14:textId="513652C8" w:rsidR="00042C2A" w:rsidRPr="00E06798" w:rsidRDefault="00042C2A" w:rsidP="00E06798">
      <w:pPr>
        <w:pStyle w:val="oancuaDanhsach"/>
        <w:numPr>
          <w:ilvl w:val="0"/>
          <w:numId w:val="32"/>
        </w:numPr>
        <w:spacing w:line="276" w:lineRule="auto"/>
        <w:rPr>
          <w:lang w:val="vi-VN"/>
        </w:rPr>
      </w:pPr>
      <w:r w:rsidRPr="00E06798">
        <w:rPr>
          <w:lang w:val="vi-VN"/>
        </w:rPr>
        <w:t>osThreadId LCD</w:t>
      </w:r>
      <w:r w:rsidR="001C063E" w:rsidRPr="00E06798">
        <w:rPr>
          <w:lang w:val="vi-VN"/>
        </w:rPr>
        <w:t xml:space="preserve">TaskHandle: </w:t>
      </w:r>
      <w:r w:rsidRPr="00E06798">
        <w:rPr>
          <w:lang w:val="vi-VN"/>
        </w:rPr>
        <w:t>task LCD</w:t>
      </w:r>
    </w:p>
    <w:p w14:paraId="1523C1A4" w14:textId="2EC60C14" w:rsidR="00042C2A" w:rsidRPr="00E06798" w:rsidRDefault="00042C2A" w:rsidP="00E06798">
      <w:pPr>
        <w:pStyle w:val="oancuaDanhsach"/>
        <w:numPr>
          <w:ilvl w:val="0"/>
          <w:numId w:val="32"/>
        </w:numPr>
        <w:spacing w:line="276" w:lineRule="auto"/>
        <w:rPr>
          <w:lang w:val="vi-VN"/>
        </w:rPr>
      </w:pPr>
      <w:r w:rsidRPr="00E06798">
        <w:rPr>
          <w:lang w:val="vi-VN"/>
        </w:rPr>
        <w:t>osThreadId UART</w:t>
      </w:r>
      <w:r w:rsidR="001C063E" w:rsidRPr="00E06798">
        <w:rPr>
          <w:lang w:val="vi-VN"/>
        </w:rPr>
        <w:t xml:space="preserve">TaskHandle: </w:t>
      </w:r>
      <w:r w:rsidRPr="00E06798">
        <w:rPr>
          <w:lang w:val="vi-VN"/>
        </w:rPr>
        <w:t>task xử lý dữ liệu nhận được từ UART</w:t>
      </w:r>
    </w:p>
    <w:p w14:paraId="17C870F2" w14:textId="7F143710" w:rsidR="00042C2A" w:rsidRPr="00E06798" w:rsidRDefault="00042C2A" w:rsidP="00E06798">
      <w:pPr>
        <w:pStyle w:val="oancuaDanhsach"/>
        <w:numPr>
          <w:ilvl w:val="0"/>
          <w:numId w:val="32"/>
        </w:numPr>
        <w:spacing w:line="276" w:lineRule="auto"/>
        <w:rPr>
          <w:lang w:val="vi-VN"/>
        </w:rPr>
      </w:pPr>
      <w:r w:rsidRPr="00E06798">
        <w:rPr>
          <w:lang w:val="vi-VN"/>
        </w:rPr>
        <w:t>osThreadId DHT</w:t>
      </w:r>
      <w:r w:rsidR="001C063E" w:rsidRPr="00E06798">
        <w:rPr>
          <w:lang w:val="vi-VN"/>
        </w:rPr>
        <w:t xml:space="preserve">TaskHandle: </w:t>
      </w:r>
      <w:r w:rsidRPr="00E06798">
        <w:rPr>
          <w:lang w:val="vi-VN"/>
        </w:rPr>
        <w:t>task nút nhấn</w:t>
      </w:r>
    </w:p>
    <w:p w14:paraId="7FA1A883" w14:textId="55C7DED6" w:rsidR="00042C2A" w:rsidRPr="00E06798" w:rsidRDefault="00042C2A" w:rsidP="00E06798">
      <w:pPr>
        <w:pStyle w:val="oancuaDanhsach"/>
        <w:numPr>
          <w:ilvl w:val="0"/>
          <w:numId w:val="32"/>
        </w:numPr>
        <w:spacing w:line="276" w:lineRule="auto"/>
        <w:rPr>
          <w:lang w:val="vi-VN"/>
        </w:rPr>
      </w:pPr>
      <w:r w:rsidRPr="00E06798">
        <w:rPr>
          <w:lang w:val="vi-VN"/>
        </w:rPr>
        <w:t>osThreadId Uart_Threshold</w:t>
      </w:r>
      <w:r w:rsidR="00C6299F" w:rsidRPr="00E06798">
        <w:rPr>
          <w:lang w:val="vi-VN"/>
        </w:rPr>
        <w:t xml:space="preserve">TaskHandle: </w:t>
      </w:r>
      <w:r w:rsidRPr="00E06798">
        <w:rPr>
          <w:lang w:val="vi-VN"/>
        </w:rPr>
        <w:t>task xử lý ngưỡng và uart</w:t>
      </w:r>
    </w:p>
    <w:p w14:paraId="321202D3" w14:textId="77777777" w:rsidR="00042C2A" w:rsidRPr="00042C2A" w:rsidRDefault="00042C2A" w:rsidP="00042C2A">
      <w:pPr>
        <w:spacing w:line="276" w:lineRule="auto"/>
        <w:rPr>
          <w:lang w:val="vi-VN"/>
        </w:rPr>
      </w:pPr>
    </w:p>
    <w:p w14:paraId="5BC1D8B6" w14:textId="0D6FD610" w:rsidR="00042C2A" w:rsidRPr="00042C2A" w:rsidRDefault="00A8485F" w:rsidP="00042C2A">
      <w:pPr>
        <w:spacing w:line="276" w:lineRule="auto"/>
        <w:rPr>
          <w:lang w:val="vi-VN"/>
        </w:rPr>
      </w:pPr>
      <w:r>
        <w:rPr>
          <w:lang w:val="vi-VN"/>
        </w:rPr>
        <w:t xml:space="preserve">Để truyền dữ liệu giữa các task nhóm em sử dụng </w:t>
      </w:r>
      <w:r w:rsidR="00FE6625">
        <w:t xml:space="preserve">Mail </w:t>
      </w:r>
      <w:r>
        <w:rPr>
          <w:lang w:val="vi-VN"/>
        </w:rPr>
        <w:t>Queue</w:t>
      </w:r>
    </w:p>
    <w:p w14:paraId="36A3A8AB" w14:textId="428D3173" w:rsidR="00042C2A" w:rsidRPr="00042C2A" w:rsidRDefault="00E06798" w:rsidP="00042C2A">
      <w:pPr>
        <w:spacing w:line="276" w:lineRule="auto"/>
        <w:rPr>
          <w:lang w:val="vi-VN"/>
        </w:rPr>
      </w:pPr>
      <w:r>
        <w:rPr>
          <w:lang w:val="vi-VN"/>
        </w:rPr>
        <w:t>Chương trình c</w:t>
      </w:r>
      <w:r w:rsidR="00042C2A" w:rsidRPr="00042C2A">
        <w:rPr>
          <w:lang w:val="vi-VN"/>
        </w:rPr>
        <w:t xml:space="preserve">ó 3 </w:t>
      </w:r>
      <w:r>
        <w:rPr>
          <w:lang w:val="vi-VN"/>
        </w:rPr>
        <w:t>Queue:</w:t>
      </w:r>
    </w:p>
    <w:p w14:paraId="3F8A66D6" w14:textId="62BF93F8" w:rsidR="00042C2A" w:rsidRPr="00E06798" w:rsidRDefault="00042C2A" w:rsidP="00E06798">
      <w:pPr>
        <w:pStyle w:val="oancuaDanhsach"/>
        <w:numPr>
          <w:ilvl w:val="0"/>
          <w:numId w:val="31"/>
        </w:numPr>
        <w:spacing w:line="276" w:lineRule="auto"/>
        <w:rPr>
          <w:lang w:val="vi-VN"/>
        </w:rPr>
      </w:pPr>
      <w:r w:rsidRPr="00E06798">
        <w:rPr>
          <w:lang w:val="vi-VN"/>
        </w:rPr>
        <w:t>osMessageQId myQueue</w:t>
      </w:r>
      <w:r w:rsidR="00E06798" w:rsidRPr="00E06798">
        <w:rPr>
          <w:lang w:val="vi-VN"/>
        </w:rPr>
        <w:t xml:space="preserve">DataHandle: </w:t>
      </w:r>
      <w:r w:rsidRPr="00E06798">
        <w:rPr>
          <w:lang w:val="vi-VN"/>
        </w:rPr>
        <w:t>Gửi dữ liệu đến LCDTask</w:t>
      </w:r>
    </w:p>
    <w:p w14:paraId="3B97FADB" w14:textId="3316122C" w:rsidR="00042C2A" w:rsidRPr="00E06798" w:rsidRDefault="00042C2A" w:rsidP="00E06798">
      <w:pPr>
        <w:pStyle w:val="oancuaDanhsach"/>
        <w:numPr>
          <w:ilvl w:val="0"/>
          <w:numId w:val="31"/>
        </w:numPr>
        <w:spacing w:line="276" w:lineRule="auto"/>
        <w:rPr>
          <w:lang w:val="vi-VN"/>
        </w:rPr>
      </w:pPr>
      <w:r w:rsidRPr="00E06798">
        <w:rPr>
          <w:lang w:val="vi-VN"/>
        </w:rPr>
        <w:t>osMessageQId myQueueUart_Thres</w:t>
      </w:r>
      <w:r w:rsidR="00E06798" w:rsidRPr="00E06798">
        <w:rPr>
          <w:lang w:val="vi-VN"/>
        </w:rPr>
        <w:t xml:space="preserve">holdHandle: </w:t>
      </w:r>
      <w:r w:rsidRPr="00E06798">
        <w:rPr>
          <w:lang w:val="vi-VN"/>
        </w:rPr>
        <w:t>Gửi ngưỡng, chu kì đến Uart_ThresholdTask</w:t>
      </w:r>
    </w:p>
    <w:p w14:paraId="507F789A" w14:textId="0A1F652D" w:rsidR="00042C2A" w:rsidRPr="00E06798" w:rsidRDefault="00042C2A" w:rsidP="00E06798">
      <w:pPr>
        <w:pStyle w:val="oancuaDanhsach"/>
        <w:numPr>
          <w:ilvl w:val="0"/>
          <w:numId w:val="31"/>
        </w:numPr>
        <w:spacing w:line="276" w:lineRule="auto"/>
        <w:rPr>
          <w:lang w:val="vi-VN"/>
        </w:rPr>
      </w:pPr>
      <w:r w:rsidRPr="00E06798">
        <w:rPr>
          <w:lang w:val="vi-VN"/>
        </w:rPr>
        <w:t>osMessageQId myQueueUart_Threshold</w:t>
      </w:r>
      <w:r w:rsidR="00E06798" w:rsidRPr="00E06798">
        <w:rPr>
          <w:lang w:val="vi-VN"/>
        </w:rPr>
        <w:t xml:space="preserve">DataHandle: </w:t>
      </w:r>
      <w:r w:rsidRPr="00E06798">
        <w:rPr>
          <w:lang w:val="vi-VN"/>
        </w:rPr>
        <w:t>Gửi dữ liệu đến Uart_ThresholdTask</w:t>
      </w:r>
    </w:p>
    <w:p w14:paraId="45428C01" w14:textId="77777777" w:rsidR="00042C2A" w:rsidRPr="00042C2A" w:rsidRDefault="00042C2A" w:rsidP="00042C2A">
      <w:pPr>
        <w:spacing w:line="276" w:lineRule="auto"/>
        <w:rPr>
          <w:lang w:val="vi-VN"/>
        </w:rPr>
      </w:pPr>
    </w:p>
    <w:p w14:paraId="6B67E15A" w14:textId="62D86078" w:rsidR="00042C2A" w:rsidRPr="002D3D7F" w:rsidRDefault="00042C2A" w:rsidP="002D3D7F">
      <w:pPr>
        <w:pStyle w:val="oancuaDanhsach"/>
        <w:numPr>
          <w:ilvl w:val="0"/>
          <w:numId w:val="2"/>
        </w:numPr>
        <w:spacing w:line="276" w:lineRule="auto"/>
        <w:rPr>
          <w:lang w:val="vi-VN"/>
        </w:rPr>
      </w:pPr>
      <w:r w:rsidRPr="002D3D7F">
        <w:rPr>
          <w:lang w:val="vi-VN"/>
        </w:rPr>
        <w:t>Nhiệm vụ các Task</w:t>
      </w:r>
    </w:p>
    <w:p w14:paraId="0B3D3A6D" w14:textId="77777777" w:rsidR="00042C2A" w:rsidRPr="00042C2A" w:rsidRDefault="00042C2A" w:rsidP="00042C2A">
      <w:pPr>
        <w:spacing w:line="276" w:lineRule="auto"/>
        <w:rPr>
          <w:lang w:val="vi-VN"/>
        </w:rPr>
      </w:pPr>
      <w:r w:rsidRPr="00042C2A">
        <w:rPr>
          <w:lang w:val="vi-VN"/>
        </w:rPr>
        <w:t>- void DHTTask(void const * argument);</w:t>
      </w:r>
    </w:p>
    <w:p w14:paraId="46F71D79" w14:textId="77777777" w:rsidR="00042C2A" w:rsidRPr="00042C2A" w:rsidRDefault="00042C2A" w:rsidP="00042C2A">
      <w:pPr>
        <w:spacing w:line="276" w:lineRule="auto"/>
        <w:rPr>
          <w:lang w:val="vi-VN"/>
        </w:rPr>
      </w:pPr>
      <w:r w:rsidRPr="00042C2A">
        <w:rPr>
          <w:lang w:val="vi-VN"/>
        </w:rPr>
        <w:t>+ Đọc nhiệt độ, độ ẩm gửi đến LCDTask, Uart_ThresholdTask.</w:t>
      </w:r>
    </w:p>
    <w:p w14:paraId="11327570" w14:textId="77777777" w:rsidR="00042C2A" w:rsidRPr="00042C2A" w:rsidRDefault="00042C2A" w:rsidP="00042C2A">
      <w:pPr>
        <w:spacing w:line="276" w:lineRule="auto"/>
        <w:rPr>
          <w:lang w:val="vi-VN"/>
        </w:rPr>
      </w:pPr>
    </w:p>
    <w:p w14:paraId="57D0124B" w14:textId="77777777" w:rsidR="00042C2A" w:rsidRPr="00042C2A" w:rsidRDefault="00042C2A" w:rsidP="00042C2A">
      <w:pPr>
        <w:spacing w:line="276" w:lineRule="auto"/>
        <w:rPr>
          <w:lang w:val="vi-VN"/>
        </w:rPr>
      </w:pPr>
      <w:r w:rsidRPr="00042C2A">
        <w:rPr>
          <w:lang w:val="vi-VN"/>
        </w:rPr>
        <w:t>- void HCSR04Task(void const * argument);</w:t>
      </w:r>
    </w:p>
    <w:p w14:paraId="645AA175" w14:textId="77777777" w:rsidR="00042C2A" w:rsidRPr="00042C2A" w:rsidRDefault="00042C2A" w:rsidP="00042C2A">
      <w:pPr>
        <w:spacing w:line="276" w:lineRule="auto"/>
        <w:rPr>
          <w:lang w:val="vi-VN"/>
        </w:rPr>
      </w:pPr>
      <w:r w:rsidRPr="00042C2A">
        <w:rPr>
          <w:lang w:val="vi-VN"/>
        </w:rPr>
        <w:t>+ Đọc khoảng cách gửi đến LCDTask, Uart_ThresholdTask.</w:t>
      </w:r>
    </w:p>
    <w:p w14:paraId="03F0FA05" w14:textId="77777777" w:rsidR="00042C2A" w:rsidRPr="00042C2A" w:rsidRDefault="00042C2A" w:rsidP="00042C2A">
      <w:pPr>
        <w:spacing w:line="276" w:lineRule="auto"/>
        <w:rPr>
          <w:lang w:val="vi-VN"/>
        </w:rPr>
      </w:pPr>
    </w:p>
    <w:p w14:paraId="4EB4569A" w14:textId="77777777" w:rsidR="00042C2A" w:rsidRPr="00042C2A" w:rsidRDefault="00042C2A" w:rsidP="00042C2A">
      <w:pPr>
        <w:spacing w:line="276" w:lineRule="auto"/>
        <w:rPr>
          <w:lang w:val="vi-VN"/>
        </w:rPr>
      </w:pPr>
      <w:r w:rsidRPr="00042C2A">
        <w:rPr>
          <w:lang w:val="vi-VN"/>
        </w:rPr>
        <w:t>- void LCDTask(void const * argument);</w:t>
      </w:r>
    </w:p>
    <w:p w14:paraId="776B220A" w14:textId="77777777" w:rsidR="00042C2A" w:rsidRPr="00042C2A" w:rsidRDefault="00042C2A" w:rsidP="00042C2A">
      <w:pPr>
        <w:spacing w:line="276" w:lineRule="auto"/>
        <w:rPr>
          <w:lang w:val="vi-VN"/>
        </w:rPr>
      </w:pPr>
      <w:r w:rsidRPr="00042C2A">
        <w:rPr>
          <w:lang w:val="vi-VN"/>
        </w:rPr>
        <w:t>+ Nhận dữ liệu từ DHTTask, HCSR04Task, hiển thị LCD.</w:t>
      </w:r>
    </w:p>
    <w:p w14:paraId="6405E080" w14:textId="77777777" w:rsidR="00042C2A" w:rsidRPr="00042C2A" w:rsidRDefault="00042C2A" w:rsidP="00042C2A">
      <w:pPr>
        <w:spacing w:line="276" w:lineRule="auto"/>
        <w:rPr>
          <w:lang w:val="vi-VN"/>
        </w:rPr>
      </w:pPr>
    </w:p>
    <w:p w14:paraId="50828CE7" w14:textId="77777777" w:rsidR="00042C2A" w:rsidRPr="00042C2A" w:rsidRDefault="00042C2A" w:rsidP="00042C2A">
      <w:pPr>
        <w:spacing w:line="276" w:lineRule="auto"/>
        <w:rPr>
          <w:lang w:val="vi-VN"/>
        </w:rPr>
      </w:pPr>
      <w:r w:rsidRPr="00042C2A">
        <w:rPr>
          <w:lang w:val="vi-VN"/>
        </w:rPr>
        <w:t>- void UARTTask(void const * argument);</w:t>
      </w:r>
    </w:p>
    <w:p w14:paraId="3B64642B" w14:textId="77777777" w:rsidR="00042C2A" w:rsidRPr="00042C2A" w:rsidRDefault="00042C2A" w:rsidP="00042C2A">
      <w:pPr>
        <w:spacing w:line="276" w:lineRule="auto"/>
        <w:rPr>
          <w:lang w:val="vi-VN"/>
        </w:rPr>
      </w:pPr>
      <w:r w:rsidRPr="00042C2A">
        <w:rPr>
          <w:lang w:val="vi-VN"/>
        </w:rPr>
        <w:t xml:space="preserve">+ Được chạy khi có dữ liệu gửi uart nhận được thông qua hàm: </w:t>
      </w:r>
    </w:p>
    <w:p w14:paraId="15638ED4" w14:textId="55B1D32B" w:rsidR="00042C2A" w:rsidRPr="00042C2A" w:rsidRDefault="00042C2A" w:rsidP="00042C2A">
      <w:pPr>
        <w:spacing w:line="276" w:lineRule="auto"/>
        <w:rPr>
          <w:lang w:val="vi-VN"/>
        </w:rPr>
      </w:pPr>
      <w:r w:rsidRPr="00042C2A">
        <w:rPr>
          <w:lang w:val="vi-VN"/>
        </w:rPr>
        <w:t xml:space="preserve">  BaseType_t xHigher = xTaskResumeFromISR(UARTTask</w:t>
      </w:r>
      <w:r w:rsidR="00D42A74">
        <w:t>Handle</w:t>
      </w:r>
      <w:r w:rsidRPr="00042C2A">
        <w:rPr>
          <w:lang w:val="vi-VN"/>
        </w:rPr>
        <w:t>);</w:t>
      </w:r>
    </w:p>
    <w:p w14:paraId="53C10ACB" w14:textId="5E0BFDA3" w:rsidR="00042C2A" w:rsidRPr="00042C2A" w:rsidRDefault="00042C2A" w:rsidP="002D3D7F">
      <w:pPr>
        <w:spacing w:line="276" w:lineRule="auto"/>
        <w:rPr>
          <w:lang w:val="vi-VN"/>
        </w:rPr>
      </w:pPr>
      <w:r w:rsidRPr="00042C2A">
        <w:rPr>
          <w:lang w:val="vi-VN"/>
        </w:rPr>
        <w:t xml:space="preserve">  portEND_SWITCHING_ISR(xHigher);</w:t>
      </w:r>
    </w:p>
    <w:p w14:paraId="2617341E" w14:textId="506DE7F9" w:rsidR="00042C2A" w:rsidRPr="00042C2A" w:rsidRDefault="00042C2A" w:rsidP="002D3D7F">
      <w:pPr>
        <w:spacing w:line="276" w:lineRule="auto"/>
        <w:rPr>
          <w:lang w:val="vi-VN"/>
        </w:rPr>
      </w:pPr>
      <w:r w:rsidRPr="00042C2A">
        <w:rPr>
          <w:lang w:val="vi-VN"/>
        </w:rPr>
        <w:t>+ Gửi dữ liệu ngưỡng</w:t>
      </w:r>
      <w:r w:rsidR="006F1FD8">
        <w:t>, chu kì</w:t>
      </w:r>
      <w:r w:rsidRPr="00042C2A">
        <w:rPr>
          <w:lang w:val="vi-VN"/>
        </w:rPr>
        <w:t xml:space="preserve"> đến Uart_ThresholdTask.</w:t>
      </w:r>
    </w:p>
    <w:p w14:paraId="63373804" w14:textId="77777777" w:rsidR="00042C2A" w:rsidRPr="00042C2A" w:rsidRDefault="00042C2A" w:rsidP="00042C2A">
      <w:pPr>
        <w:spacing w:line="276" w:lineRule="auto"/>
        <w:rPr>
          <w:lang w:val="vi-VN"/>
        </w:rPr>
      </w:pPr>
    </w:p>
    <w:p w14:paraId="586CD87A" w14:textId="77777777" w:rsidR="00042C2A" w:rsidRPr="00042C2A" w:rsidRDefault="00042C2A" w:rsidP="00042C2A">
      <w:pPr>
        <w:spacing w:line="276" w:lineRule="auto"/>
        <w:rPr>
          <w:lang w:val="vi-VN"/>
        </w:rPr>
      </w:pPr>
      <w:r w:rsidRPr="00042C2A">
        <w:rPr>
          <w:lang w:val="vi-VN"/>
        </w:rPr>
        <w:t>- void ButtonTask(void const * argument);</w:t>
      </w:r>
    </w:p>
    <w:p w14:paraId="0139E387" w14:textId="77777777" w:rsidR="00D42A74" w:rsidRPr="00042C2A" w:rsidRDefault="00D42A74" w:rsidP="00D42A74">
      <w:pPr>
        <w:spacing w:line="276" w:lineRule="auto"/>
        <w:rPr>
          <w:lang w:val="vi-VN"/>
        </w:rPr>
      </w:pPr>
      <w:r w:rsidRPr="00042C2A">
        <w:rPr>
          <w:lang w:val="vi-VN"/>
        </w:rPr>
        <w:t xml:space="preserve">+ Được chạy khi có dữ liệu gửi uart nhận được thông qua hàm: </w:t>
      </w:r>
    </w:p>
    <w:p w14:paraId="5C13DE09" w14:textId="419B198B" w:rsidR="00D42A74" w:rsidRPr="00042C2A" w:rsidRDefault="00D42A74" w:rsidP="00D42A74">
      <w:pPr>
        <w:spacing w:line="276" w:lineRule="auto"/>
        <w:rPr>
          <w:lang w:val="vi-VN"/>
        </w:rPr>
      </w:pPr>
      <w:r w:rsidRPr="00042C2A">
        <w:rPr>
          <w:lang w:val="vi-VN"/>
        </w:rPr>
        <w:t xml:space="preserve">  BaseType_t xHigher = xTaskResumeFromISR(ButtonTask</w:t>
      </w:r>
      <w:r>
        <w:t>Handle</w:t>
      </w:r>
      <w:r w:rsidRPr="00042C2A">
        <w:rPr>
          <w:lang w:val="vi-VN"/>
        </w:rPr>
        <w:t>);</w:t>
      </w:r>
    </w:p>
    <w:p w14:paraId="62B9B728" w14:textId="77777777" w:rsidR="00042C2A" w:rsidRPr="00042C2A" w:rsidRDefault="00042C2A" w:rsidP="00042C2A">
      <w:pPr>
        <w:spacing w:line="276" w:lineRule="auto"/>
        <w:rPr>
          <w:lang w:val="vi-VN"/>
        </w:rPr>
      </w:pPr>
      <w:r w:rsidRPr="00042C2A">
        <w:rPr>
          <w:lang w:val="vi-VN"/>
        </w:rPr>
        <w:t>+ Xử lý ngắt nút nhấn</w:t>
      </w:r>
    </w:p>
    <w:p w14:paraId="71B35BB5" w14:textId="00D82034" w:rsidR="00FF4A43" w:rsidRPr="00BA043B" w:rsidRDefault="00FF4A43" w:rsidP="00042C2A">
      <w:pPr>
        <w:spacing w:line="276" w:lineRule="auto"/>
      </w:pPr>
      <w:r>
        <w:t xml:space="preserve">+ Cập nhật chu kỳ </w:t>
      </w:r>
      <w:r w:rsidR="00BA043B">
        <w:t xml:space="preserve">để gửi đến </w:t>
      </w:r>
      <w:r w:rsidR="00BA043B" w:rsidRPr="00042C2A">
        <w:rPr>
          <w:lang w:val="vi-VN"/>
        </w:rPr>
        <w:t>Uart_ThresholdTask</w:t>
      </w:r>
      <w:r w:rsidR="00BA043B">
        <w:t>.</w:t>
      </w:r>
    </w:p>
    <w:p w14:paraId="60DB4E52" w14:textId="77777777" w:rsidR="00FF4A43" w:rsidRPr="00042C2A" w:rsidRDefault="00FF4A43" w:rsidP="00042C2A">
      <w:pPr>
        <w:spacing w:line="276" w:lineRule="auto"/>
        <w:rPr>
          <w:lang w:val="vi-VN"/>
        </w:rPr>
      </w:pPr>
    </w:p>
    <w:p w14:paraId="09B45685" w14:textId="77777777" w:rsidR="00042C2A" w:rsidRPr="00042C2A" w:rsidRDefault="00042C2A" w:rsidP="00042C2A">
      <w:pPr>
        <w:spacing w:line="276" w:lineRule="auto"/>
        <w:rPr>
          <w:lang w:val="vi-VN"/>
        </w:rPr>
      </w:pPr>
    </w:p>
    <w:p w14:paraId="6667EFC0" w14:textId="77777777" w:rsidR="00042C2A" w:rsidRPr="00042C2A" w:rsidRDefault="00042C2A" w:rsidP="00042C2A">
      <w:pPr>
        <w:spacing w:line="276" w:lineRule="auto"/>
        <w:rPr>
          <w:lang w:val="vi-VN"/>
        </w:rPr>
      </w:pPr>
    </w:p>
    <w:p w14:paraId="3C6584DF" w14:textId="77777777" w:rsidR="00042C2A" w:rsidRPr="00042C2A" w:rsidRDefault="00042C2A" w:rsidP="00042C2A">
      <w:pPr>
        <w:spacing w:line="276" w:lineRule="auto"/>
        <w:rPr>
          <w:lang w:val="vi-VN"/>
        </w:rPr>
      </w:pPr>
      <w:r w:rsidRPr="00042C2A">
        <w:rPr>
          <w:lang w:val="vi-VN"/>
        </w:rPr>
        <w:t>- void Uart_ThresholdTask(void const * argument);</w:t>
      </w:r>
    </w:p>
    <w:p w14:paraId="1DA73CF9" w14:textId="77777777" w:rsidR="00042C2A" w:rsidRPr="00042C2A" w:rsidRDefault="00042C2A" w:rsidP="00042C2A">
      <w:pPr>
        <w:spacing w:line="276" w:lineRule="auto"/>
        <w:rPr>
          <w:lang w:val="vi-VN"/>
        </w:rPr>
      </w:pPr>
      <w:r w:rsidRPr="00042C2A">
        <w:rPr>
          <w:lang w:val="vi-VN"/>
        </w:rPr>
        <w:t>+ Nhận dữ liệu nhiệt độ, độ ẩm từ DHTTask.</w:t>
      </w:r>
    </w:p>
    <w:p w14:paraId="33DAEDC1" w14:textId="77777777" w:rsidR="00042C2A" w:rsidRPr="00042C2A" w:rsidRDefault="00042C2A" w:rsidP="00042C2A">
      <w:pPr>
        <w:spacing w:line="276" w:lineRule="auto"/>
        <w:rPr>
          <w:lang w:val="vi-VN"/>
        </w:rPr>
      </w:pPr>
      <w:r w:rsidRPr="00042C2A">
        <w:rPr>
          <w:lang w:val="vi-VN"/>
        </w:rPr>
        <w:t>+ Nhận dữ liệu khoảng cách từ HCSR04 Task.</w:t>
      </w:r>
    </w:p>
    <w:p w14:paraId="59E18163" w14:textId="6824A68F" w:rsidR="00042C2A" w:rsidRDefault="00042C2A" w:rsidP="002D3D7F">
      <w:pPr>
        <w:spacing w:line="276" w:lineRule="auto"/>
        <w:rPr>
          <w:lang w:val="vi-VN"/>
        </w:rPr>
      </w:pPr>
      <w:r w:rsidRPr="00042C2A">
        <w:rPr>
          <w:lang w:val="vi-VN"/>
        </w:rPr>
        <w:t>+ Nhận</w:t>
      </w:r>
      <w:r>
        <w:t xml:space="preserve"> </w:t>
      </w:r>
      <w:r w:rsidR="00B340D0">
        <w:t>command,</w:t>
      </w:r>
      <w:r w:rsidRPr="00042C2A">
        <w:rPr>
          <w:lang w:val="vi-VN"/>
        </w:rPr>
        <w:t xml:space="preserve"> ngưỡng và chu kì truyền từ  UARTTask.</w:t>
      </w:r>
    </w:p>
    <w:p w14:paraId="370BA0BD" w14:textId="3DABB72C" w:rsidR="004C0B00" w:rsidRPr="004C0B00" w:rsidRDefault="004C0B00" w:rsidP="002D3D7F">
      <w:pPr>
        <w:spacing w:line="276" w:lineRule="auto"/>
      </w:pPr>
      <w:r>
        <w:t>+ Cập nhật ngưỡng led, chu kỳ, truyền Uart, xử lý command</w:t>
      </w:r>
      <w:r w:rsidR="00F60510">
        <w:t>.</w:t>
      </w:r>
    </w:p>
    <w:p w14:paraId="12C8A387" w14:textId="77777777" w:rsidR="00D471CB" w:rsidRDefault="00D471CB" w:rsidP="00D471CB">
      <w:pPr>
        <w:spacing w:line="276" w:lineRule="auto"/>
        <w:rPr>
          <w:lang w:val="vi-VN"/>
        </w:rPr>
      </w:pPr>
    </w:p>
    <w:p w14:paraId="1D7B22A5" w14:textId="0CB3FE26" w:rsidR="00C01E61" w:rsidRPr="005B3FC9" w:rsidRDefault="00D24C2A" w:rsidP="005B3FC9">
      <w:pPr>
        <w:spacing w:line="276" w:lineRule="auto"/>
        <w:ind w:firstLine="360"/>
        <w:rPr>
          <w:lang w:val="vi-VN"/>
        </w:rPr>
      </w:pPr>
      <w:r>
        <w:rPr>
          <w:lang w:val="vi-VN"/>
        </w:rPr>
        <w:t>Dựa và các thiết lập trên, lưu đồ thuật toán của thiết bị được xây dựng như sau:</w:t>
      </w:r>
    </w:p>
    <w:p w14:paraId="337A4A82" w14:textId="64E2AF67" w:rsidR="004561D0" w:rsidRDefault="00C01E61" w:rsidP="004561D0">
      <w:pPr>
        <w:keepNext/>
        <w:ind w:firstLine="0"/>
        <w:jc w:val="center"/>
      </w:pPr>
      <w:r>
        <w:rPr>
          <w:noProof/>
        </w:rPr>
        <w:drawing>
          <wp:inline distT="0" distB="0" distL="0" distR="0" wp14:anchorId="03F7B523" wp14:editId="03083D57">
            <wp:extent cx="6348098" cy="3352800"/>
            <wp:effectExtent l="0" t="0" r="0" b="0"/>
            <wp:docPr id="27" name="Hình ảnh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rotWithShape="1">
                    <a:blip r:embed="rId29"/>
                    <a:srcRect l="5430" t="10927" r="6040" b="5849"/>
                    <a:stretch/>
                  </pic:blipFill>
                  <pic:spPr bwMode="auto">
                    <a:xfrm>
                      <a:off x="0" y="0"/>
                      <a:ext cx="6348098" cy="3352800"/>
                    </a:xfrm>
                    <a:prstGeom prst="rect">
                      <a:avLst/>
                    </a:prstGeom>
                    <a:ln>
                      <a:noFill/>
                    </a:ln>
                    <a:extLst>
                      <a:ext uri="{53640926-AAD7-44D8-BBD7-CCE9431645EC}">
                        <a14:shadowObscured xmlns:a14="http://schemas.microsoft.com/office/drawing/2010/main"/>
                      </a:ext>
                    </a:extLst>
                  </pic:spPr>
                </pic:pic>
              </a:graphicData>
            </a:graphic>
          </wp:inline>
        </w:drawing>
      </w:r>
    </w:p>
    <w:p w14:paraId="49B495E0" w14:textId="506819AB" w:rsidR="00B90264" w:rsidRPr="00A75DAA" w:rsidRDefault="004561D0" w:rsidP="00A75DAA">
      <w:pPr>
        <w:pStyle w:val="Chuthich"/>
        <w:rPr>
          <w:szCs w:val="28"/>
          <w:lang w:val="vi-VN"/>
        </w:rPr>
      </w:pPr>
      <w:bookmarkStart w:id="73" w:name="_Toc129383140"/>
      <w:r>
        <w:t xml:space="preserve">Figure </w:t>
      </w:r>
      <w:fldSimple w:instr=" SEQ Figure \* ARABIC ">
        <w:r w:rsidR="004F76D8">
          <w:rPr>
            <w:noProof/>
          </w:rPr>
          <w:t>19</w:t>
        </w:r>
      </w:fldSimple>
      <w:r>
        <w:rPr>
          <w:lang w:val="vi-VN"/>
        </w:rPr>
        <w:t>: lưu đồ thuật toán chương trình ở chế độ đa nhiệm</w:t>
      </w:r>
      <w:bookmarkEnd w:id="73"/>
    </w:p>
    <w:p w14:paraId="55591EB0" w14:textId="77777777" w:rsidR="0000369E" w:rsidRDefault="0000369E" w:rsidP="008A6BB6">
      <w:pPr>
        <w:ind w:firstLine="0"/>
        <w:rPr>
          <w:szCs w:val="28"/>
          <w:lang w:val="en-GB"/>
        </w:rPr>
      </w:pPr>
    </w:p>
    <w:p w14:paraId="7D968D13" w14:textId="170E5B9B" w:rsidR="0000369E" w:rsidRPr="003D415D" w:rsidRDefault="0000369E" w:rsidP="0000369E">
      <w:pPr>
        <w:pStyle w:val="u1"/>
        <w:rPr>
          <w:sz w:val="36"/>
          <w:szCs w:val="36"/>
          <w:lang w:val="vi-VN"/>
        </w:rPr>
      </w:pPr>
      <w:bookmarkStart w:id="74" w:name="_Toc129383649"/>
      <w:bookmarkStart w:id="75" w:name="_Toc129384001"/>
      <w:r w:rsidRPr="003D415D">
        <w:rPr>
          <w:sz w:val="36"/>
          <w:szCs w:val="36"/>
          <w:lang w:val="en-GB"/>
        </w:rPr>
        <w:t>Chương</w:t>
      </w:r>
      <w:r w:rsidRPr="003D415D">
        <w:rPr>
          <w:sz w:val="36"/>
          <w:szCs w:val="36"/>
          <w:lang w:val="vi-VN"/>
        </w:rPr>
        <w:t xml:space="preserve"> 4: kết quả thực nghiệm và đánh giá</w:t>
      </w:r>
      <w:bookmarkEnd w:id="74"/>
      <w:bookmarkEnd w:id="75"/>
    </w:p>
    <w:p w14:paraId="6750005E" w14:textId="295182CC" w:rsidR="0000369E" w:rsidRPr="003D415D" w:rsidRDefault="0000369E" w:rsidP="003D415D">
      <w:pPr>
        <w:pStyle w:val="u2"/>
        <w:rPr>
          <w:rFonts w:ascii="Times New Roman" w:hAnsi="Times New Roman" w:cs="Times New Roman"/>
          <w:color w:val="000000" w:themeColor="text1"/>
          <w:sz w:val="28"/>
          <w:szCs w:val="28"/>
          <w:lang w:val="vi-VN"/>
        </w:rPr>
      </w:pPr>
      <w:bookmarkStart w:id="76" w:name="_Toc129383650"/>
      <w:bookmarkStart w:id="77" w:name="_Toc129384002"/>
      <w:r w:rsidRPr="003D415D">
        <w:rPr>
          <w:rFonts w:ascii="Times New Roman" w:hAnsi="Times New Roman" w:cs="Times New Roman"/>
          <w:color w:val="000000" w:themeColor="text1"/>
          <w:sz w:val="28"/>
          <w:szCs w:val="28"/>
          <w:lang w:val="vi-VN"/>
        </w:rPr>
        <w:t>4.1. kết quả đạt được</w:t>
      </w:r>
      <w:bookmarkEnd w:id="76"/>
      <w:bookmarkEnd w:id="77"/>
    </w:p>
    <w:p w14:paraId="5CB2ED47" w14:textId="77777777" w:rsidR="002345E0" w:rsidRDefault="0086166B" w:rsidP="002345E0">
      <w:pPr>
        <w:keepNext/>
      </w:pPr>
      <w:r>
        <w:rPr>
          <w:noProof/>
        </w:rPr>
        <w:drawing>
          <wp:inline distT="0" distB="0" distL="0" distR="0" wp14:anchorId="12743459" wp14:editId="3C532B61">
            <wp:extent cx="5943600" cy="334137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039460F1" w14:textId="751978BD" w:rsidR="00E96D62" w:rsidRPr="002345E0" w:rsidRDefault="002345E0" w:rsidP="002345E0">
      <w:pPr>
        <w:pStyle w:val="Chuthich"/>
        <w:rPr>
          <w:lang w:val="vi-VN"/>
        </w:rPr>
      </w:pPr>
      <w:bookmarkStart w:id="78" w:name="_Toc129383141"/>
      <w:r>
        <w:t xml:space="preserve">Figure </w:t>
      </w:r>
      <w:fldSimple w:instr=" SEQ Figure \* ARABIC ">
        <w:r w:rsidR="004F76D8">
          <w:rPr>
            <w:noProof/>
          </w:rPr>
          <w:t>20</w:t>
        </w:r>
      </w:fldSimple>
      <w:r>
        <w:rPr>
          <w:lang w:val="vi-VN"/>
        </w:rPr>
        <w:t>: kết quả chạy ở chế độ debug</w:t>
      </w:r>
      <w:bookmarkEnd w:id="78"/>
    </w:p>
    <w:p w14:paraId="3FE99C3F" w14:textId="77777777" w:rsidR="00325F96" w:rsidRDefault="00325F96" w:rsidP="0000369E">
      <w:pPr>
        <w:rPr>
          <w:lang w:val="vi-VN"/>
        </w:rPr>
      </w:pPr>
    </w:p>
    <w:p w14:paraId="66D8E11B" w14:textId="77777777" w:rsidR="002345E0" w:rsidRDefault="00325F96" w:rsidP="002345E0">
      <w:pPr>
        <w:keepNext/>
        <w:jc w:val="center"/>
      </w:pPr>
      <w:r>
        <w:rPr>
          <w:noProof/>
        </w:rPr>
        <w:drawing>
          <wp:inline distT="0" distB="0" distL="0" distR="0" wp14:anchorId="228A1866" wp14:editId="69D45906">
            <wp:extent cx="5943600" cy="1428115"/>
            <wp:effectExtent l="0" t="0" r="0" b="635"/>
            <wp:docPr id="25" name="Hình ảnh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31"/>
                    <a:stretch>
                      <a:fillRect/>
                    </a:stretch>
                  </pic:blipFill>
                  <pic:spPr>
                    <a:xfrm>
                      <a:off x="0" y="0"/>
                      <a:ext cx="5943600" cy="1428115"/>
                    </a:xfrm>
                    <a:prstGeom prst="rect">
                      <a:avLst/>
                    </a:prstGeom>
                  </pic:spPr>
                </pic:pic>
              </a:graphicData>
            </a:graphic>
          </wp:inline>
        </w:drawing>
      </w:r>
    </w:p>
    <w:p w14:paraId="05D7855B" w14:textId="6B8729D9" w:rsidR="00325F96" w:rsidRPr="002345E0" w:rsidRDefault="002345E0" w:rsidP="002345E0">
      <w:pPr>
        <w:pStyle w:val="Chuthich"/>
        <w:rPr>
          <w:lang w:val="vi-VN"/>
        </w:rPr>
      </w:pPr>
      <w:bookmarkStart w:id="79" w:name="_Toc129383142"/>
      <w:r>
        <w:t xml:space="preserve">Figure </w:t>
      </w:r>
      <w:fldSimple w:instr=" SEQ Figure \* ARABIC ">
        <w:r w:rsidR="004F76D8">
          <w:rPr>
            <w:noProof/>
          </w:rPr>
          <w:t>21</w:t>
        </w:r>
      </w:fldSimple>
      <w:r>
        <w:rPr>
          <w:lang w:val="vi-VN"/>
        </w:rPr>
        <w:t xml:space="preserve">: kết quả truyền lên phần mềm </w:t>
      </w:r>
      <w:r w:rsidR="007C6AFE">
        <w:rPr>
          <w:lang w:val="vi-VN"/>
        </w:rPr>
        <w:t>hercules trên máy tính</w:t>
      </w:r>
      <w:bookmarkEnd w:id="79"/>
    </w:p>
    <w:p w14:paraId="2005B388" w14:textId="77777777" w:rsidR="00B0656D" w:rsidRPr="00B0656D" w:rsidRDefault="00B0656D" w:rsidP="00B0656D">
      <w:pPr>
        <w:rPr>
          <w:lang w:val="vi-VN"/>
        </w:rPr>
      </w:pPr>
    </w:p>
    <w:p w14:paraId="79727F46" w14:textId="77777777" w:rsidR="004F76D8" w:rsidRDefault="004F76D8" w:rsidP="004F76D8">
      <w:pPr>
        <w:keepNext/>
        <w:jc w:val="center"/>
      </w:pPr>
      <w:r>
        <w:rPr>
          <w:noProof/>
        </w:rPr>
        <w:drawing>
          <wp:inline distT="0" distB="0" distL="0" distR="0" wp14:anchorId="5B6315C7" wp14:editId="33E18634">
            <wp:extent cx="2562225" cy="3667125"/>
            <wp:effectExtent l="0" t="0" r="9525" b="9525"/>
            <wp:docPr id="26" name="Hình ảnh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2">
                      <a:extLst>
                        <a:ext uri="{28A0092B-C50C-407E-A947-70E740481C1C}">
                          <a14:useLocalDpi xmlns:a14="http://schemas.microsoft.com/office/drawing/2010/main" val="0"/>
                        </a:ext>
                      </a:extLst>
                    </a:blip>
                    <a:stretch>
                      <a:fillRect/>
                    </a:stretch>
                  </pic:blipFill>
                  <pic:spPr>
                    <a:xfrm rot="16200000">
                      <a:off x="0" y="0"/>
                      <a:ext cx="2562225" cy="3667125"/>
                    </a:xfrm>
                    <a:prstGeom prst="rect">
                      <a:avLst/>
                    </a:prstGeom>
                  </pic:spPr>
                </pic:pic>
              </a:graphicData>
            </a:graphic>
          </wp:inline>
        </w:drawing>
      </w:r>
    </w:p>
    <w:p w14:paraId="58085E32" w14:textId="273C918A" w:rsidR="002345E0" w:rsidRDefault="004F76D8" w:rsidP="00B0656D">
      <w:pPr>
        <w:jc w:val="center"/>
      </w:pPr>
      <w:bookmarkStart w:id="80" w:name="_Toc129383143"/>
      <w:r>
        <w:t xml:space="preserve">Figure </w:t>
      </w:r>
      <w:fldSimple w:instr=" SEQ Figure \* ARABIC ">
        <w:r>
          <w:rPr>
            <w:noProof/>
          </w:rPr>
          <w:t>22</w:t>
        </w:r>
      </w:fldSimple>
      <w:r>
        <w:rPr>
          <w:lang w:val="vi-VN"/>
        </w:rPr>
        <w:t>: hình ảnh mạch thực tế</w:t>
      </w:r>
      <w:bookmarkEnd w:id="80"/>
    </w:p>
    <w:p w14:paraId="18C9FB0A" w14:textId="77777777" w:rsidR="00F55F2D" w:rsidRDefault="00F55F2D" w:rsidP="6FCB8BB8"/>
    <w:p w14:paraId="2EB74392" w14:textId="55ECEA07" w:rsidR="00BB05BE" w:rsidRPr="003D415D" w:rsidRDefault="00061A23" w:rsidP="003D415D">
      <w:pPr>
        <w:pStyle w:val="u2"/>
        <w:rPr>
          <w:rFonts w:ascii="Times New Roman" w:hAnsi="Times New Roman" w:cs="Times New Roman"/>
          <w:color w:val="000000" w:themeColor="text1"/>
          <w:sz w:val="28"/>
          <w:szCs w:val="28"/>
          <w:lang w:val="vi-VN"/>
        </w:rPr>
      </w:pPr>
      <w:bookmarkStart w:id="81" w:name="_Toc129383651"/>
      <w:bookmarkStart w:id="82" w:name="_Toc129384003"/>
      <w:r w:rsidRPr="003D415D">
        <w:rPr>
          <w:rFonts w:ascii="Times New Roman" w:hAnsi="Times New Roman" w:cs="Times New Roman"/>
          <w:color w:val="000000" w:themeColor="text1"/>
          <w:sz w:val="28"/>
          <w:szCs w:val="28"/>
          <w:lang w:val="vi-VN"/>
        </w:rPr>
        <w:t xml:space="preserve">4.2. đánh </w:t>
      </w:r>
      <w:r w:rsidR="00962AA1" w:rsidRPr="003D415D">
        <w:rPr>
          <w:rFonts w:ascii="Times New Roman" w:hAnsi="Times New Roman" w:cs="Times New Roman"/>
          <w:color w:val="000000" w:themeColor="text1"/>
          <w:sz w:val="28"/>
          <w:szCs w:val="28"/>
          <w:lang w:val="vi-VN"/>
        </w:rPr>
        <w:t>giá kết quả</w:t>
      </w:r>
      <w:bookmarkEnd w:id="81"/>
      <w:bookmarkEnd w:id="82"/>
    </w:p>
    <w:p w14:paraId="61826E9B" w14:textId="414A495F" w:rsidR="001F4A6B" w:rsidRPr="001F4A6B" w:rsidRDefault="00E52A11" w:rsidP="001F4A6B">
      <w:pPr>
        <w:rPr>
          <w:lang w:val="vi-VN"/>
        </w:rPr>
      </w:pPr>
      <w:r>
        <w:t>*</w:t>
      </w:r>
      <w:r w:rsidR="009A76EC">
        <w:t xml:space="preserve"> </w:t>
      </w:r>
      <w:r w:rsidR="0043652A">
        <w:t>Chú</w:t>
      </w:r>
      <w:r w:rsidR="001F4A6B">
        <w:t xml:space="preserve"> thích</w:t>
      </w:r>
      <w:r w:rsidR="001F4A6B" w:rsidRPr="001F4A6B">
        <w:rPr>
          <w:lang w:val="vi-VN"/>
        </w:rPr>
        <w:t xml:space="preserve">: </w:t>
      </w:r>
    </w:p>
    <w:p w14:paraId="63DA2858" w14:textId="55ECEA07" w:rsidR="001F4A6B" w:rsidRPr="001F4A6B" w:rsidRDefault="001F4A6B" w:rsidP="001F4A6B">
      <w:pPr>
        <w:rPr>
          <w:lang w:val="vi-VN"/>
        </w:rPr>
      </w:pPr>
      <w:r w:rsidRPr="001F4A6B">
        <w:rPr>
          <w:lang w:val="vi-VN"/>
        </w:rPr>
        <w:t>- temp, distance, humi: dữ liệu đo được.</w:t>
      </w:r>
    </w:p>
    <w:p w14:paraId="434A915C" w14:textId="0F7ACB3C" w:rsidR="001F4A6B" w:rsidRPr="006E28FF" w:rsidRDefault="001F4A6B" w:rsidP="001F4A6B">
      <w:r w:rsidRPr="001F4A6B">
        <w:rPr>
          <w:lang w:val="vi-VN"/>
        </w:rPr>
        <w:t>- lcd_x: dữ liệu nhận được ở LCDTask thông qua Queue</w:t>
      </w:r>
      <w:r w:rsidR="006E28FF">
        <w:t>.</w:t>
      </w:r>
    </w:p>
    <w:p w14:paraId="61486CBF" w14:textId="74D37E5B" w:rsidR="001F4A6B" w:rsidRPr="006E28FF" w:rsidRDefault="001F4A6B" w:rsidP="001F4A6B">
      <w:r w:rsidRPr="001F4A6B">
        <w:rPr>
          <w:lang w:val="vi-VN"/>
        </w:rPr>
        <w:t>- Threshold_x: - lcd_x: dữ liệu nhận được ở Uart_Threshold thông qua Queue</w:t>
      </w:r>
      <w:r w:rsidR="006E28FF">
        <w:t>.</w:t>
      </w:r>
    </w:p>
    <w:p w14:paraId="4C0A5239" w14:textId="70A366C9" w:rsidR="006E28FF" w:rsidRPr="006E28FF" w:rsidRDefault="006E28FF" w:rsidP="006E28FF">
      <w:r w:rsidRPr="006E28FF">
        <w:rPr>
          <w:lang w:val="vi-VN"/>
        </w:rPr>
        <w:t>- time_dht: chu kì đọc DHT</w:t>
      </w:r>
      <w:r>
        <w:t>.</w:t>
      </w:r>
    </w:p>
    <w:p w14:paraId="43012DF2" w14:textId="47AB256E" w:rsidR="006E28FF" w:rsidRPr="006E28FF" w:rsidRDefault="006E28FF" w:rsidP="006E28FF">
      <w:r w:rsidRPr="006E28FF">
        <w:rPr>
          <w:lang w:val="vi-VN"/>
        </w:rPr>
        <w:t>- time_hcsr: chu kì đọc HCSR04</w:t>
      </w:r>
      <w:r>
        <w:t>.</w:t>
      </w:r>
    </w:p>
    <w:p w14:paraId="1F4C8391" w14:textId="0BC7C2E8" w:rsidR="006E28FF" w:rsidRPr="006E28FF" w:rsidRDefault="006E28FF" w:rsidP="006E28FF">
      <w:r w:rsidRPr="006E28FF">
        <w:rPr>
          <w:lang w:val="vi-VN"/>
        </w:rPr>
        <w:t>- time_lcd: chu kì task LCD</w:t>
      </w:r>
      <w:r>
        <w:t>.</w:t>
      </w:r>
    </w:p>
    <w:p w14:paraId="41896783" w14:textId="556025AB" w:rsidR="006E28FF" w:rsidRDefault="006E28FF" w:rsidP="006E28FF">
      <w:pPr>
        <w:rPr>
          <w:lang w:val="vi-VN"/>
        </w:rPr>
      </w:pPr>
      <w:r w:rsidRPr="006E28FF">
        <w:rPr>
          <w:lang w:val="vi-VN"/>
        </w:rPr>
        <w:t>- time_Threshold: chu kì task Uart_Threshold.</w:t>
      </w:r>
    </w:p>
    <w:p w14:paraId="70775E83" w14:textId="59ED8FCF" w:rsidR="00B33C5C" w:rsidRPr="00B33C5C" w:rsidRDefault="0043652A" w:rsidP="00B33C5C">
      <w:pPr>
        <w:rPr>
          <w:lang w:val="vi-VN"/>
        </w:rPr>
      </w:pPr>
      <w:r>
        <w:t>*</w:t>
      </w:r>
      <w:r w:rsidR="009A76EC">
        <w:t xml:space="preserve"> </w:t>
      </w:r>
      <w:r w:rsidR="00B33C5C" w:rsidRPr="00B33C5C">
        <w:rPr>
          <w:lang w:val="vi-VN"/>
        </w:rPr>
        <w:t xml:space="preserve">Nhận xét: </w:t>
      </w:r>
    </w:p>
    <w:p w14:paraId="2E71B42A" w14:textId="77777777" w:rsidR="00B33C5C" w:rsidRPr="00B33C5C" w:rsidRDefault="00B33C5C" w:rsidP="00B33C5C">
      <w:pPr>
        <w:rPr>
          <w:lang w:val="vi-VN"/>
        </w:rPr>
      </w:pPr>
      <w:r w:rsidRPr="00B33C5C">
        <w:rPr>
          <w:lang w:val="vi-VN"/>
        </w:rPr>
        <w:t xml:space="preserve">- Các thông số mô phỏng đúng với cài đặt. </w:t>
      </w:r>
    </w:p>
    <w:p w14:paraId="011A7A85" w14:textId="70AE3CA0" w:rsidR="006E28FF" w:rsidRPr="00E52A11" w:rsidRDefault="006E28FF" w:rsidP="00B33C5C">
      <w:r>
        <w:t xml:space="preserve">+ </w:t>
      </w:r>
      <w:r w:rsidR="00B33C5C" w:rsidRPr="00B33C5C">
        <w:rPr>
          <w:lang w:val="vi-VN"/>
        </w:rPr>
        <w:t>DHTTask: 4000(ms); HCSR: 3000(ms)</w:t>
      </w:r>
      <w:r w:rsidR="00E52A11">
        <w:t>.</w:t>
      </w:r>
    </w:p>
    <w:p w14:paraId="5B196A60" w14:textId="16329635" w:rsidR="00B33C5C" w:rsidRPr="00B33C5C" w:rsidRDefault="006E28FF" w:rsidP="00B33C5C">
      <w:pPr>
        <w:rPr>
          <w:lang w:val="vi-VN"/>
        </w:rPr>
      </w:pPr>
      <w:r>
        <w:t>+</w:t>
      </w:r>
      <w:r w:rsidR="00B33C5C">
        <w:t xml:space="preserve"> </w:t>
      </w:r>
      <w:r w:rsidR="00B33C5C" w:rsidRPr="00B33C5C">
        <w:rPr>
          <w:lang w:val="vi-VN"/>
        </w:rPr>
        <w:t>LCDTask: 200(ms); Uart_Threshold: 100(ms).</w:t>
      </w:r>
    </w:p>
    <w:p w14:paraId="71644C73" w14:textId="61C2EA9A" w:rsidR="00B33C5C" w:rsidRPr="00EA068B" w:rsidRDefault="00B33C5C" w:rsidP="00B33C5C">
      <w:r w:rsidRPr="00B33C5C">
        <w:rPr>
          <w:lang w:val="vi-VN"/>
        </w:rPr>
        <w:t>- Dữ liệu đọc được khá đúng với thực tế</w:t>
      </w:r>
      <w:r w:rsidR="00EA068B">
        <w:t>.</w:t>
      </w:r>
    </w:p>
    <w:p w14:paraId="60F89F60" w14:textId="3E8A7BFA" w:rsidR="00EA068B" w:rsidRPr="00EA068B" w:rsidRDefault="00EA068B" w:rsidP="00B33C5C">
      <w:r>
        <w:t>- Dữ liệu truyền nhận giữa cách Task qua Queue đồng bộ với nhau.</w:t>
      </w:r>
    </w:p>
    <w:p w14:paraId="74A2F986" w14:textId="089C29D5" w:rsidR="00260FE3" w:rsidRPr="00260FE3" w:rsidRDefault="00260FE3" w:rsidP="00B33C5C">
      <w:r>
        <w:t>- Truyền nhận Uart đúng với chu kì cài đặt trước là 5000 ms</w:t>
      </w:r>
      <w:r w:rsidR="00E52A11">
        <w:t>.</w:t>
      </w:r>
    </w:p>
    <w:p w14:paraId="6CEBE395" w14:textId="5537CD0F" w:rsidR="00962AA1" w:rsidRPr="003D415D" w:rsidRDefault="00962AA1" w:rsidP="003D415D">
      <w:pPr>
        <w:pStyle w:val="u2"/>
        <w:rPr>
          <w:rFonts w:ascii="Times New Roman" w:hAnsi="Times New Roman" w:cs="Times New Roman"/>
          <w:color w:val="000000" w:themeColor="text1"/>
          <w:sz w:val="28"/>
          <w:szCs w:val="28"/>
          <w:lang w:val="vi-VN"/>
        </w:rPr>
      </w:pPr>
      <w:bookmarkStart w:id="83" w:name="_Toc129383652"/>
      <w:bookmarkStart w:id="84" w:name="_Toc129384004"/>
      <w:r w:rsidRPr="003D415D">
        <w:rPr>
          <w:rFonts w:ascii="Times New Roman" w:hAnsi="Times New Roman" w:cs="Times New Roman"/>
          <w:color w:val="000000" w:themeColor="text1"/>
          <w:sz w:val="28"/>
          <w:szCs w:val="28"/>
          <w:lang w:val="vi-VN"/>
        </w:rPr>
        <w:t xml:space="preserve">4.3. </w:t>
      </w:r>
      <w:r w:rsidR="00095047" w:rsidRPr="003D415D">
        <w:rPr>
          <w:rFonts w:ascii="Times New Roman" w:hAnsi="Times New Roman" w:cs="Times New Roman"/>
          <w:color w:val="000000" w:themeColor="text1"/>
          <w:sz w:val="28"/>
          <w:szCs w:val="28"/>
          <w:lang w:val="vi-VN"/>
        </w:rPr>
        <w:t>đánh giá công việc của từng thành viên trong nhóm</w:t>
      </w:r>
      <w:bookmarkEnd w:id="83"/>
      <w:bookmarkEnd w:id="84"/>
    </w:p>
    <w:tbl>
      <w:tblPr>
        <w:tblStyle w:val="LiBang"/>
        <w:tblW w:w="0" w:type="auto"/>
        <w:tblLook w:val="04A0" w:firstRow="1" w:lastRow="0" w:firstColumn="1" w:lastColumn="0" w:noHBand="0" w:noVBand="1"/>
      </w:tblPr>
      <w:tblGrid>
        <w:gridCol w:w="3003"/>
        <w:gridCol w:w="1222"/>
        <w:gridCol w:w="4785"/>
      </w:tblGrid>
      <w:tr w:rsidR="00447EA5" w14:paraId="49547579" w14:textId="77777777" w:rsidTr="007C6AFE">
        <w:trPr>
          <w:trHeight w:val="665"/>
        </w:trPr>
        <w:tc>
          <w:tcPr>
            <w:tcW w:w="3003" w:type="dxa"/>
          </w:tcPr>
          <w:p w14:paraId="6E25080C" w14:textId="77777777" w:rsidR="00447EA5" w:rsidRDefault="00447EA5">
            <w:pPr>
              <w:rPr>
                <w:lang w:val="vi-VN"/>
              </w:rPr>
            </w:pPr>
            <w:r>
              <w:rPr>
                <w:lang w:val="vi-VN"/>
              </w:rPr>
              <w:t>Người thực hiện</w:t>
            </w:r>
          </w:p>
        </w:tc>
        <w:tc>
          <w:tcPr>
            <w:tcW w:w="1222" w:type="dxa"/>
          </w:tcPr>
          <w:p w14:paraId="1DB2B098" w14:textId="77777777" w:rsidR="00447EA5" w:rsidRDefault="00447EA5">
            <w:pPr>
              <w:rPr>
                <w:lang w:val="vi-VN"/>
              </w:rPr>
            </w:pPr>
            <w:r>
              <w:rPr>
                <w:lang w:val="vi-VN"/>
              </w:rPr>
              <w:t>Tỷ lệ</w:t>
            </w:r>
          </w:p>
        </w:tc>
        <w:tc>
          <w:tcPr>
            <w:tcW w:w="4785" w:type="dxa"/>
          </w:tcPr>
          <w:p w14:paraId="6B2D70FC" w14:textId="5B910019" w:rsidR="00447EA5" w:rsidRDefault="00880427">
            <w:pPr>
              <w:rPr>
                <w:lang w:val="vi-VN"/>
              </w:rPr>
            </w:pPr>
            <w:r>
              <w:rPr>
                <w:lang w:val="vi-VN"/>
              </w:rPr>
              <w:t>Công việc</w:t>
            </w:r>
          </w:p>
        </w:tc>
      </w:tr>
      <w:tr w:rsidR="00447EA5" w:rsidRPr="006A23D1" w14:paraId="407DCF57" w14:textId="77777777" w:rsidTr="007C6AFE">
        <w:trPr>
          <w:trHeight w:val="359"/>
        </w:trPr>
        <w:tc>
          <w:tcPr>
            <w:tcW w:w="3003" w:type="dxa"/>
          </w:tcPr>
          <w:p w14:paraId="473171DA" w14:textId="482E5AD4" w:rsidR="00447EA5" w:rsidRPr="00447EA5" w:rsidRDefault="007C6AFE" w:rsidP="0043652A">
            <w:pPr>
              <w:ind w:firstLine="0"/>
              <w:jc w:val="center"/>
              <w:rPr>
                <w:lang w:val="vi-VN"/>
              </w:rPr>
            </w:pPr>
            <w:r>
              <w:rPr>
                <w:lang w:val="vi-VN"/>
              </w:rPr>
              <w:t>Phạm Thanh Tùng</w:t>
            </w:r>
          </w:p>
        </w:tc>
        <w:tc>
          <w:tcPr>
            <w:tcW w:w="1222" w:type="dxa"/>
          </w:tcPr>
          <w:p w14:paraId="4EE986CB" w14:textId="11A084E8" w:rsidR="00447EA5" w:rsidRDefault="007C6AFE" w:rsidP="009A76EC">
            <w:pPr>
              <w:ind w:firstLine="0"/>
              <w:jc w:val="center"/>
              <w:rPr>
                <w:lang w:val="vi-VN"/>
              </w:rPr>
            </w:pPr>
            <w:r>
              <w:rPr>
                <w:lang w:val="vi-VN"/>
              </w:rPr>
              <w:t>25</w:t>
            </w:r>
            <w:r w:rsidR="00447EA5">
              <w:rPr>
                <w:lang w:val="vi-VN"/>
              </w:rPr>
              <w:t>%</w:t>
            </w:r>
          </w:p>
        </w:tc>
        <w:tc>
          <w:tcPr>
            <w:tcW w:w="4785" w:type="dxa"/>
          </w:tcPr>
          <w:p w14:paraId="6FE50856" w14:textId="572DB70D" w:rsidR="00447EA5" w:rsidRPr="009A76EC" w:rsidRDefault="007C6AFE" w:rsidP="007C6AFE">
            <w:pPr>
              <w:jc w:val="center"/>
            </w:pPr>
            <w:r>
              <w:rPr>
                <w:lang w:val="vi-VN"/>
              </w:rPr>
              <w:t>Lập trình đơn nhiệm</w:t>
            </w:r>
            <w:r w:rsidR="009A76EC">
              <w:t>.</w:t>
            </w:r>
          </w:p>
        </w:tc>
      </w:tr>
      <w:tr w:rsidR="00447EA5" w:rsidRPr="001F6D07" w14:paraId="171A5429" w14:textId="77777777">
        <w:tc>
          <w:tcPr>
            <w:tcW w:w="3003" w:type="dxa"/>
          </w:tcPr>
          <w:p w14:paraId="35881F70" w14:textId="41AE4893" w:rsidR="00447EA5" w:rsidRPr="007C6AFE" w:rsidRDefault="007C6AFE" w:rsidP="00A2209C">
            <w:pPr>
              <w:jc w:val="center"/>
              <w:rPr>
                <w:lang w:val="vi-VN"/>
              </w:rPr>
            </w:pPr>
            <w:r>
              <w:t>Nguyễn</w:t>
            </w:r>
            <w:r>
              <w:rPr>
                <w:lang w:val="vi-VN"/>
              </w:rPr>
              <w:t xml:space="preserve"> Đình Dương</w:t>
            </w:r>
          </w:p>
        </w:tc>
        <w:tc>
          <w:tcPr>
            <w:tcW w:w="1222" w:type="dxa"/>
          </w:tcPr>
          <w:p w14:paraId="422AD591" w14:textId="4DDB151B" w:rsidR="00447EA5" w:rsidRDefault="007C6AFE" w:rsidP="00A2209C">
            <w:pPr>
              <w:ind w:firstLine="0"/>
              <w:jc w:val="center"/>
              <w:rPr>
                <w:lang w:val="vi-VN"/>
              </w:rPr>
            </w:pPr>
            <w:r>
              <w:rPr>
                <w:lang w:val="vi-VN"/>
              </w:rPr>
              <w:t>25</w:t>
            </w:r>
            <w:r w:rsidR="00447EA5">
              <w:rPr>
                <w:lang w:val="vi-VN"/>
              </w:rPr>
              <w:t>%</w:t>
            </w:r>
          </w:p>
        </w:tc>
        <w:tc>
          <w:tcPr>
            <w:tcW w:w="4785" w:type="dxa"/>
          </w:tcPr>
          <w:p w14:paraId="004FF944" w14:textId="0925A3B4" w:rsidR="00447EA5" w:rsidRPr="0043652A" w:rsidRDefault="007C6AFE" w:rsidP="00A2209C">
            <w:pPr>
              <w:jc w:val="center"/>
            </w:pPr>
            <w:r>
              <w:rPr>
                <w:lang w:val="vi-VN"/>
              </w:rPr>
              <w:t>Lập trình đa nhiệm</w:t>
            </w:r>
            <w:r w:rsidR="0043652A">
              <w:t>.</w:t>
            </w:r>
          </w:p>
        </w:tc>
      </w:tr>
      <w:tr w:rsidR="00447EA5" w:rsidRPr="002A5F2F" w14:paraId="66B98599" w14:textId="77777777">
        <w:tc>
          <w:tcPr>
            <w:tcW w:w="3003" w:type="dxa"/>
          </w:tcPr>
          <w:p w14:paraId="003FDFB0" w14:textId="46BB7FCE" w:rsidR="00447EA5" w:rsidRPr="00447EA5" w:rsidRDefault="00447EA5" w:rsidP="00A2209C">
            <w:pPr>
              <w:jc w:val="center"/>
              <w:rPr>
                <w:lang w:val="vi-VN"/>
              </w:rPr>
            </w:pPr>
            <w:r>
              <w:t>Lê</w:t>
            </w:r>
            <w:r>
              <w:rPr>
                <w:lang w:val="vi-VN"/>
              </w:rPr>
              <w:t xml:space="preserve"> Đình Khánh</w:t>
            </w:r>
          </w:p>
        </w:tc>
        <w:tc>
          <w:tcPr>
            <w:tcW w:w="1222" w:type="dxa"/>
          </w:tcPr>
          <w:p w14:paraId="2D751B23" w14:textId="7B7A62F5" w:rsidR="00447EA5" w:rsidRDefault="079DB2DF" w:rsidP="009A76EC">
            <w:pPr>
              <w:ind w:firstLine="0"/>
              <w:jc w:val="center"/>
              <w:rPr>
                <w:lang w:val="vi-VN"/>
              </w:rPr>
            </w:pPr>
            <w:r w:rsidRPr="079DB2DF">
              <w:rPr>
                <w:lang w:val="vi-VN"/>
              </w:rPr>
              <w:t>25</w:t>
            </w:r>
            <w:r w:rsidR="00447EA5">
              <w:rPr>
                <w:lang w:val="vi-VN"/>
              </w:rPr>
              <w:t>%</w:t>
            </w:r>
          </w:p>
        </w:tc>
        <w:tc>
          <w:tcPr>
            <w:tcW w:w="4785" w:type="dxa"/>
          </w:tcPr>
          <w:p w14:paraId="009ECA0A" w14:textId="32DAC42E" w:rsidR="00447EA5" w:rsidRPr="002A5F2F" w:rsidRDefault="7F5F4A83" w:rsidP="00A2209C">
            <w:pPr>
              <w:jc w:val="center"/>
            </w:pPr>
            <w:r>
              <w:t>Lập trình đa nhiệm.</w:t>
            </w:r>
          </w:p>
        </w:tc>
      </w:tr>
      <w:tr w:rsidR="00447EA5" w:rsidRPr="002A5F2F" w14:paraId="7306CB0E" w14:textId="77777777">
        <w:tc>
          <w:tcPr>
            <w:tcW w:w="3003" w:type="dxa"/>
          </w:tcPr>
          <w:p w14:paraId="50FB7C8F" w14:textId="49C33F17" w:rsidR="00447EA5" w:rsidRPr="00447EA5" w:rsidRDefault="00447EA5" w:rsidP="00A2209C">
            <w:pPr>
              <w:jc w:val="center"/>
              <w:rPr>
                <w:lang w:val="vi-VN"/>
              </w:rPr>
            </w:pPr>
            <w:r>
              <w:t>Nguyễn</w:t>
            </w:r>
            <w:r>
              <w:rPr>
                <w:lang w:val="vi-VN"/>
              </w:rPr>
              <w:t xml:space="preserve"> Quang Minh</w:t>
            </w:r>
          </w:p>
        </w:tc>
        <w:tc>
          <w:tcPr>
            <w:tcW w:w="1222" w:type="dxa"/>
          </w:tcPr>
          <w:p w14:paraId="5AE65E5A" w14:textId="45DD5ACF" w:rsidR="00447EA5" w:rsidRPr="00A2209C" w:rsidRDefault="007C6AFE" w:rsidP="009A76EC">
            <w:pPr>
              <w:ind w:firstLine="0"/>
              <w:jc w:val="center"/>
              <w:rPr>
                <w:lang w:val="vi-VN"/>
              </w:rPr>
            </w:pPr>
            <w:r>
              <w:rPr>
                <w:lang w:val="vi-VN"/>
              </w:rPr>
              <w:t>25</w:t>
            </w:r>
            <w:r w:rsidR="00A2209C">
              <w:rPr>
                <w:lang w:val="vi-VN"/>
              </w:rPr>
              <w:t>%</w:t>
            </w:r>
          </w:p>
        </w:tc>
        <w:tc>
          <w:tcPr>
            <w:tcW w:w="4785" w:type="dxa"/>
          </w:tcPr>
          <w:p w14:paraId="52BE8BD2" w14:textId="2EEC1412" w:rsidR="00447EA5" w:rsidRPr="007C6AFE" w:rsidRDefault="007C6AFE" w:rsidP="00A2209C">
            <w:pPr>
              <w:jc w:val="center"/>
              <w:rPr>
                <w:lang w:val="vi-VN"/>
              </w:rPr>
            </w:pPr>
            <w:r>
              <w:t>Lập</w:t>
            </w:r>
            <w:r>
              <w:rPr>
                <w:lang w:val="vi-VN"/>
              </w:rPr>
              <w:t xml:space="preserve"> trình đơn nhiệm</w:t>
            </w:r>
          </w:p>
        </w:tc>
      </w:tr>
    </w:tbl>
    <w:p w14:paraId="205415D6" w14:textId="77777777" w:rsidR="00A2209C" w:rsidRDefault="00A2209C" w:rsidP="004F76D8">
      <w:pPr>
        <w:ind w:firstLine="0"/>
        <w:rPr>
          <w:lang w:val="vi-VN"/>
        </w:rPr>
      </w:pPr>
    </w:p>
    <w:p w14:paraId="5ADFCB2D" w14:textId="0CC2D720" w:rsidR="00A2209C" w:rsidRPr="003D415D" w:rsidRDefault="00D01A10" w:rsidP="00607C12">
      <w:pPr>
        <w:pStyle w:val="u1"/>
        <w:rPr>
          <w:sz w:val="36"/>
          <w:szCs w:val="36"/>
          <w:lang w:val="vi-VN"/>
        </w:rPr>
      </w:pPr>
      <w:bookmarkStart w:id="85" w:name="_Toc129383653"/>
      <w:bookmarkStart w:id="86" w:name="_Toc129384005"/>
      <w:r w:rsidRPr="003D415D">
        <w:rPr>
          <w:sz w:val="36"/>
          <w:szCs w:val="36"/>
          <w:lang w:val="vi-VN"/>
        </w:rPr>
        <w:t>Chương 5: Link share thư mục lập trình</w:t>
      </w:r>
      <w:bookmarkEnd w:id="85"/>
      <w:bookmarkEnd w:id="86"/>
    </w:p>
    <w:p w14:paraId="34C1F2D0" w14:textId="2F97B247" w:rsidR="6FCB8BB8" w:rsidRDefault="6FCB8BB8" w:rsidP="6FCB8BB8">
      <w:pPr>
        <w:pStyle w:val="oancuaDanhsach"/>
        <w:numPr>
          <w:ilvl w:val="0"/>
          <w:numId w:val="33"/>
        </w:numPr>
        <w:rPr>
          <w:lang w:val="vi-VN"/>
        </w:rPr>
      </w:pPr>
      <w:r w:rsidRPr="6FCB8BB8">
        <w:rPr>
          <w:lang w:val="vi-VN"/>
        </w:rPr>
        <w:t xml:space="preserve">Link Code Github: </w:t>
      </w:r>
      <w:hyperlink r:id="rId33">
        <w:r w:rsidRPr="6FCB8BB8">
          <w:rPr>
            <w:rStyle w:val="Siuktni"/>
            <w:lang w:val="vi-VN"/>
          </w:rPr>
          <w:t>https://github.com/teohien/Group2-Final</w:t>
        </w:r>
      </w:hyperlink>
      <w:r w:rsidRPr="6FCB8BB8">
        <w:rPr>
          <w:lang w:val="vi-VN"/>
        </w:rPr>
        <w:t>.</w:t>
      </w:r>
    </w:p>
    <w:p w14:paraId="57BA159B" w14:textId="2512E823" w:rsidR="00A2209C" w:rsidRDefault="00A2209C" w:rsidP="004F76D8">
      <w:pPr>
        <w:ind w:firstLine="0"/>
        <w:rPr>
          <w:lang w:val="vi-VN"/>
        </w:rPr>
      </w:pPr>
    </w:p>
    <w:sectPr w:rsidR="00A220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i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145"/>
    <w:multiLevelType w:val="hybridMultilevel"/>
    <w:tmpl w:val="FFFFFFFF"/>
    <w:lvl w:ilvl="0" w:tplc="FFFFFFFF">
      <w:start w:val="1"/>
      <w:numFmt w:val="bullet"/>
      <w:lvlText w:val=""/>
      <w:lvlJc w:val="left"/>
      <w:pPr>
        <w:ind w:left="720" w:hanging="360"/>
      </w:pPr>
      <w:rPr>
        <w:rFonts w:ascii="Symbol" w:hAnsi="Symbol" w:hint="default"/>
      </w:rPr>
    </w:lvl>
    <w:lvl w:ilvl="1" w:tplc="EE2E1A0C">
      <w:start w:val="1"/>
      <w:numFmt w:val="bullet"/>
      <w:lvlText w:val="o"/>
      <w:lvlJc w:val="left"/>
      <w:pPr>
        <w:ind w:left="1440" w:hanging="360"/>
      </w:pPr>
      <w:rPr>
        <w:rFonts w:ascii="Courier New" w:hAnsi="Courier New" w:hint="default"/>
      </w:rPr>
    </w:lvl>
    <w:lvl w:ilvl="2" w:tplc="B6B2806C">
      <w:start w:val="1"/>
      <w:numFmt w:val="bullet"/>
      <w:lvlText w:val=""/>
      <w:lvlJc w:val="left"/>
      <w:pPr>
        <w:ind w:left="2160" w:hanging="360"/>
      </w:pPr>
      <w:rPr>
        <w:rFonts w:ascii="Wingdings" w:hAnsi="Wingdings" w:hint="default"/>
      </w:rPr>
    </w:lvl>
    <w:lvl w:ilvl="3" w:tplc="45729AD4">
      <w:start w:val="1"/>
      <w:numFmt w:val="bullet"/>
      <w:lvlText w:val=""/>
      <w:lvlJc w:val="left"/>
      <w:pPr>
        <w:ind w:left="2880" w:hanging="360"/>
      </w:pPr>
      <w:rPr>
        <w:rFonts w:ascii="Symbol" w:hAnsi="Symbol" w:hint="default"/>
      </w:rPr>
    </w:lvl>
    <w:lvl w:ilvl="4" w:tplc="4E4ADD88">
      <w:start w:val="1"/>
      <w:numFmt w:val="bullet"/>
      <w:lvlText w:val="o"/>
      <w:lvlJc w:val="left"/>
      <w:pPr>
        <w:ind w:left="3600" w:hanging="360"/>
      </w:pPr>
      <w:rPr>
        <w:rFonts w:ascii="Courier New" w:hAnsi="Courier New" w:hint="default"/>
      </w:rPr>
    </w:lvl>
    <w:lvl w:ilvl="5" w:tplc="494C8042">
      <w:start w:val="1"/>
      <w:numFmt w:val="bullet"/>
      <w:lvlText w:val=""/>
      <w:lvlJc w:val="left"/>
      <w:pPr>
        <w:ind w:left="4320" w:hanging="360"/>
      </w:pPr>
      <w:rPr>
        <w:rFonts w:ascii="Wingdings" w:hAnsi="Wingdings" w:hint="default"/>
      </w:rPr>
    </w:lvl>
    <w:lvl w:ilvl="6" w:tplc="04FCA1D8">
      <w:start w:val="1"/>
      <w:numFmt w:val="bullet"/>
      <w:lvlText w:val=""/>
      <w:lvlJc w:val="left"/>
      <w:pPr>
        <w:ind w:left="5040" w:hanging="360"/>
      </w:pPr>
      <w:rPr>
        <w:rFonts w:ascii="Symbol" w:hAnsi="Symbol" w:hint="default"/>
      </w:rPr>
    </w:lvl>
    <w:lvl w:ilvl="7" w:tplc="4E767D94">
      <w:start w:val="1"/>
      <w:numFmt w:val="bullet"/>
      <w:lvlText w:val="o"/>
      <w:lvlJc w:val="left"/>
      <w:pPr>
        <w:ind w:left="5760" w:hanging="360"/>
      </w:pPr>
      <w:rPr>
        <w:rFonts w:ascii="Courier New" w:hAnsi="Courier New" w:hint="default"/>
      </w:rPr>
    </w:lvl>
    <w:lvl w:ilvl="8" w:tplc="39F017DA">
      <w:start w:val="1"/>
      <w:numFmt w:val="bullet"/>
      <w:lvlText w:val=""/>
      <w:lvlJc w:val="left"/>
      <w:pPr>
        <w:ind w:left="6480" w:hanging="360"/>
      </w:pPr>
      <w:rPr>
        <w:rFonts w:ascii="Wingdings" w:hAnsi="Wingdings" w:hint="default"/>
      </w:rPr>
    </w:lvl>
  </w:abstractNum>
  <w:abstractNum w:abstractNumId="1" w15:restartNumberingAfterBreak="0">
    <w:nsid w:val="098D1CB3"/>
    <w:multiLevelType w:val="multilevel"/>
    <w:tmpl w:val="53065CA0"/>
    <w:lvl w:ilvl="0">
      <w:start w:val="2"/>
      <w:numFmt w:val="decimal"/>
      <w:lvlText w:val="%1."/>
      <w:lvlJc w:val="left"/>
      <w:pPr>
        <w:ind w:left="690" w:hanging="690"/>
      </w:pPr>
      <w:rPr>
        <w:rFonts w:hint="default"/>
      </w:rPr>
    </w:lvl>
    <w:lvl w:ilvl="1">
      <w:start w:val="1"/>
      <w:numFmt w:val="decimal"/>
      <w:lvlText w:val="%1.%2."/>
      <w:lvlJc w:val="left"/>
      <w:pPr>
        <w:ind w:left="890" w:hanging="720"/>
      </w:pPr>
      <w:rPr>
        <w:rFonts w:hint="default"/>
      </w:rPr>
    </w:lvl>
    <w:lvl w:ilvl="2">
      <w:start w:val="2"/>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2120" w:hanging="144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3350" w:hanging="2160"/>
      </w:pPr>
      <w:rPr>
        <w:rFonts w:hint="default"/>
      </w:rPr>
    </w:lvl>
    <w:lvl w:ilvl="8">
      <w:start w:val="1"/>
      <w:numFmt w:val="decimal"/>
      <w:lvlText w:val="%1.%2.%3.%4.%5.%6.%7.%8.%9."/>
      <w:lvlJc w:val="left"/>
      <w:pPr>
        <w:ind w:left="3520" w:hanging="2160"/>
      </w:pPr>
      <w:rPr>
        <w:rFonts w:hint="default"/>
      </w:rPr>
    </w:lvl>
  </w:abstractNum>
  <w:abstractNum w:abstractNumId="2" w15:restartNumberingAfterBreak="0">
    <w:nsid w:val="0CA002B1"/>
    <w:multiLevelType w:val="hybridMultilevel"/>
    <w:tmpl w:val="F1527AAE"/>
    <w:lvl w:ilvl="0" w:tplc="BBFEAD8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0ED40FA4"/>
    <w:multiLevelType w:val="hybridMultilevel"/>
    <w:tmpl w:val="52866F28"/>
    <w:lvl w:ilvl="0" w:tplc="04090009">
      <w:start w:val="1"/>
      <w:numFmt w:val="bullet"/>
      <w:lvlText w:val=""/>
      <w:lvlJc w:val="left"/>
      <w:pPr>
        <w:ind w:left="1060" w:hanging="360"/>
      </w:pPr>
      <w:rPr>
        <w:rFonts w:ascii="Wingdings" w:hAnsi="Wingdings"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4" w15:restartNumberingAfterBreak="0">
    <w:nsid w:val="17E572F9"/>
    <w:multiLevelType w:val="hybridMultilevel"/>
    <w:tmpl w:val="43B869E0"/>
    <w:lvl w:ilvl="0" w:tplc="04090001">
      <w:start w:val="1"/>
      <w:numFmt w:val="bullet"/>
      <w:lvlText w:val=""/>
      <w:lvlJc w:val="left"/>
      <w:pPr>
        <w:ind w:left="1060" w:hanging="360"/>
      </w:pPr>
      <w:rPr>
        <w:rFonts w:ascii="Symbol" w:hAnsi="Symbol"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5" w15:restartNumberingAfterBreak="0">
    <w:nsid w:val="189679F6"/>
    <w:multiLevelType w:val="multilevel"/>
    <w:tmpl w:val="2AC898C6"/>
    <w:lvl w:ilvl="0">
      <w:start w:val="2"/>
      <w:numFmt w:val="decimal"/>
      <w:lvlText w:val="%1."/>
      <w:lvlJc w:val="left"/>
      <w:pPr>
        <w:ind w:left="465" w:hanging="465"/>
      </w:pPr>
      <w:rPr>
        <w:rFonts w:hint="default"/>
      </w:rPr>
    </w:lvl>
    <w:lvl w:ilvl="1">
      <w:start w:val="2"/>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6" w15:restartNumberingAfterBreak="0">
    <w:nsid w:val="1BE5482A"/>
    <w:multiLevelType w:val="hybridMultilevel"/>
    <w:tmpl w:val="AD16D342"/>
    <w:lvl w:ilvl="0" w:tplc="04090001">
      <w:start w:val="1"/>
      <w:numFmt w:val="bullet"/>
      <w:lvlText w:val=""/>
      <w:lvlJc w:val="left"/>
      <w:pPr>
        <w:ind w:left="1060" w:hanging="360"/>
      </w:pPr>
      <w:rPr>
        <w:rFonts w:ascii="Symbol" w:hAnsi="Symbol"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7" w15:restartNumberingAfterBreak="0">
    <w:nsid w:val="1E706A93"/>
    <w:multiLevelType w:val="multilevel"/>
    <w:tmpl w:val="3D6A7292"/>
    <w:lvl w:ilvl="0">
      <w:start w:val="1"/>
      <w:numFmt w:val="decimal"/>
      <w:lvlText w:val="%1."/>
      <w:lvlJc w:val="left"/>
      <w:pPr>
        <w:ind w:left="1506" w:hanging="360"/>
      </w:pPr>
      <w:rPr>
        <w:rFonts w:hint="default"/>
      </w:rPr>
    </w:lvl>
    <w:lvl w:ilvl="1">
      <w:start w:val="1"/>
      <w:numFmt w:val="decimal"/>
      <w:isLgl/>
      <w:lvlText w:val="%1.%2."/>
      <w:lvlJc w:val="left"/>
      <w:pPr>
        <w:ind w:left="1866"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108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586" w:hanging="144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946" w:hanging="1800"/>
      </w:pPr>
      <w:rPr>
        <w:rFonts w:hint="default"/>
      </w:rPr>
    </w:lvl>
    <w:lvl w:ilvl="8">
      <w:start w:val="1"/>
      <w:numFmt w:val="decimal"/>
      <w:isLgl/>
      <w:lvlText w:val="%1.%2.%3.%4.%5.%6.%7.%8.%9."/>
      <w:lvlJc w:val="left"/>
      <w:pPr>
        <w:ind w:left="2946" w:hanging="1800"/>
      </w:pPr>
      <w:rPr>
        <w:rFonts w:hint="default"/>
      </w:rPr>
    </w:lvl>
  </w:abstractNum>
  <w:abstractNum w:abstractNumId="8" w15:restartNumberingAfterBreak="0">
    <w:nsid w:val="214D33EF"/>
    <w:multiLevelType w:val="hybridMultilevel"/>
    <w:tmpl w:val="566254AE"/>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9" w15:restartNumberingAfterBreak="0">
    <w:nsid w:val="2A2C094E"/>
    <w:multiLevelType w:val="hybridMultilevel"/>
    <w:tmpl w:val="FFFFFFFF"/>
    <w:lvl w:ilvl="0" w:tplc="4E020188">
      <w:start w:val="1"/>
      <w:numFmt w:val="bullet"/>
      <w:lvlText w:val="·"/>
      <w:lvlJc w:val="left"/>
      <w:pPr>
        <w:ind w:left="720" w:hanging="360"/>
      </w:pPr>
      <w:rPr>
        <w:rFonts w:ascii="Symbol" w:hAnsi="Symbol" w:hint="default"/>
      </w:rPr>
    </w:lvl>
    <w:lvl w:ilvl="1" w:tplc="15D4B356">
      <w:start w:val="1"/>
      <w:numFmt w:val="bullet"/>
      <w:lvlText w:val="o"/>
      <w:lvlJc w:val="left"/>
      <w:pPr>
        <w:ind w:left="1440" w:hanging="360"/>
      </w:pPr>
      <w:rPr>
        <w:rFonts w:ascii="Courier New" w:hAnsi="Courier New" w:hint="default"/>
      </w:rPr>
    </w:lvl>
    <w:lvl w:ilvl="2" w:tplc="579E9BBE">
      <w:start w:val="1"/>
      <w:numFmt w:val="bullet"/>
      <w:lvlText w:val=""/>
      <w:lvlJc w:val="left"/>
      <w:pPr>
        <w:ind w:left="2160" w:hanging="360"/>
      </w:pPr>
      <w:rPr>
        <w:rFonts w:ascii="Wingdings" w:hAnsi="Wingdings" w:hint="default"/>
      </w:rPr>
    </w:lvl>
    <w:lvl w:ilvl="3" w:tplc="78EC917A">
      <w:start w:val="1"/>
      <w:numFmt w:val="bullet"/>
      <w:lvlText w:val=""/>
      <w:lvlJc w:val="left"/>
      <w:pPr>
        <w:ind w:left="2880" w:hanging="360"/>
      </w:pPr>
      <w:rPr>
        <w:rFonts w:ascii="Symbol" w:hAnsi="Symbol" w:hint="default"/>
      </w:rPr>
    </w:lvl>
    <w:lvl w:ilvl="4" w:tplc="8242A756">
      <w:start w:val="1"/>
      <w:numFmt w:val="bullet"/>
      <w:lvlText w:val="o"/>
      <w:lvlJc w:val="left"/>
      <w:pPr>
        <w:ind w:left="3600" w:hanging="360"/>
      </w:pPr>
      <w:rPr>
        <w:rFonts w:ascii="Courier New" w:hAnsi="Courier New" w:hint="default"/>
      </w:rPr>
    </w:lvl>
    <w:lvl w:ilvl="5" w:tplc="150CB5E4">
      <w:start w:val="1"/>
      <w:numFmt w:val="bullet"/>
      <w:lvlText w:val=""/>
      <w:lvlJc w:val="left"/>
      <w:pPr>
        <w:ind w:left="4320" w:hanging="360"/>
      </w:pPr>
      <w:rPr>
        <w:rFonts w:ascii="Wingdings" w:hAnsi="Wingdings" w:hint="default"/>
      </w:rPr>
    </w:lvl>
    <w:lvl w:ilvl="6" w:tplc="7B6C68DA">
      <w:start w:val="1"/>
      <w:numFmt w:val="bullet"/>
      <w:lvlText w:val=""/>
      <w:lvlJc w:val="left"/>
      <w:pPr>
        <w:ind w:left="5040" w:hanging="360"/>
      </w:pPr>
      <w:rPr>
        <w:rFonts w:ascii="Symbol" w:hAnsi="Symbol" w:hint="default"/>
      </w:rPr>
    </w:lvl>
    <w:lvl w:ilvl="7" w:tplc="DDDCE92C">
      <w:start w:val="1"/>
      <w:numFmt w:val="bullet"/>
      <w:lvlText w:val="o"/>
      <w:lvlJc w:val="left"/>
      <w:pPr>
        <w:ind w:left="5760" w:hanging="360"/>
      </w:pPr>
      <w:rPr>
        <w:rFonts w:ascii="Courier New" w:hAnsi="Courier New" w:hint="default"/>
      </w:rPr>
    </w:lvl>
    <w:lvl w:ilvl="8" w:tplc="E9E0BCEA">
      <w:start w:val="1"/>
      <w:numFmt w:val="bullet"/>
      <w:lvlText w:val=""/>
      <w:lvlJc w:val="left"/>
      <w:pPr>
        <w:ind w:left="6480" w:hanging="360"/>
      </w:pPr>
      <w:rPr>
        <w:rFonts w:ascii="Wingdings" w:hAnsi="Wingdings" w:hint="default"/>
      </w:rPr>
    </w:lvl>
  </w:abstractNum>
  <w:abstractNum w:abstractNumId="10" w15:restartNumberingAfterBreak="0">
    <w:nsid w:val="2AD604B2"/>
    <w:multiLevelType w:val="hybridMultilevel"/>
    <w:tmpl w:val="FFFFFFFF"/>
    <w:lvl w:ilvl="0" w:tplc="8824561E">
      <w:start w:val="1"/>
      <w:numFmt w:val="bullet"/>
      <w:lvlText w:val="·"/>
      <w:lvlJc w:val="left"/>
      <w:pPr>
        <w:ind w:left="720" w:hanging="360"/>
      </w:pPr>
      <w:rPr>
        <w:rFonts w:ascii="Symbol" w:hAnsi="Symbol" w:hint="default"/>
      </w:rPr>
    </w:lvl>
    <w:lvl w:ilvl="1" w:tplc="3D44DE80">
      <w:start w:val="1"/>
      <w:numFmt w:val="bullet"/>
      <w:lvlText w:val="o"/>
      <w:lvlJc w:val="left"/>
      <w:pPr>
        <w:ind w:left="1440" w:hanging="360"/>
      </w:pPr>
      <w:rPr>
        <w:rFonts w:ascii="Courier New" w:hAnsi="Courier New" w:hint="default"/>
      </w:rPr>
    </w:lvl>
    <w:lvl w:ilvl="2" w:tplc="767621C2">
      <w:start w:val="1"/>
      <w:numFmt w:val="bullet"/>
      <w:lvlText w:val=""/>
      <w:lvlJc w:val="left"/>
      <w:pPr>
        <w:ind w:left="2160" w:hanging="360"/>
      </w:pPr>
      <w:rPr>
        <w:rFonts w:ascii="Wingdings" w:hAnsi="Wingdings" w:hint="default"/>
      </w:rPr>
    </w:lvl>
    <w:lvl w:ilvl="3" w:tplc="936C0E5A">
      <w:start w:val="1"/>
      <w:numFmt w:val="bullet"/>
      <w:lvlText w:val=""/>
      <w:lvlJc w:val="left"/>
      <w:pPr>
        <w:ind w:left="2880" w:hanging="360"/>
      </w:pPr>
      <w:rPr>
        <w:rFonts w:ascii="Symbol" w:hAnsi="Symbol" w:hint="default"/>
      </w:rPr>
    </w:lvl>
    <w:lvl w:ilvl="4" w:tplc="EA322596">
      <w:start w:val="1"/>
      <w:numFmt w:val="bullet"/>
      <w:lvlText w:val="o"/>
      <w:lvlJc w:val="left"/>
      <w:pPr>
        <w:ind w:left="3600" w:hanging="360"/>
      </w:pPr>
      <w:rPr>
        <w:rFonts w:ascii="Courier New" w:hAnsi="Courier New" w:hint="default"/>
      </w:rPr>
    </w:lvl>
    <w:lvl w:ilvl="5" w:tplc="3CBAF856">
      <w:start w:val="1"/>
      <w:numFmt w:val="bullet"/>
      <w:lvlText w:val=""/>
      <w:lvlJc w:val="left"/>
      <w:pPr>
        <w:ind w:left="4320" w:hanging="360"/>
      </w:pPr>
      <w:rPr>
        <w:rFonts w:ascii="Wingdings" w:hAnsi="Wingdings" w:hint="default"/>
      </w:rPr>
    </w:lvl>
    <w:lvl w:ilvl="6" w:tplc="8F0683BC">
      <w:start w:val="1"/>
      <w:numFmt w:val="bullet"/>
      <w:lvlText w:val=""/>
      <w:lvlJc w:val="left"/>
      <w:pPr>
        <w:ind w:left="5040" w:hanging="360"/>
      </w:pPr>
      <w:rPr>
        <w:rFonts w:ascii="Symbol" w:hAnsi="Symbol" w:hint="default"/>
      </w:rPr>
    </w:lvl>
    <w:lvl w:ilvl="7" w:tplc="395A7A0E">
      <w:start w:val="1"/>
      <w:numFmt w:val="bullet"/>
      <w:lvlText w:val="o"/>
      <w:lvlJc w:val="left"/>
      <w:pPr>
        <w:ind w:left="5760" w:hanging="360"/>
      </w:pPr>
      <w:rPr>
        <w:rFonts w:ascii="Courier New" w:hAnsi="Courier New" w:hint="default"/>
      </w:rPr>
    </w:lvl>
    <w:lvl w:ilvl="8" w:tplc="CDA2661A">
      <w:start w:val="1"/>
      <w:numFmt w:val="bullet"/>
      <w:lvlText w:val=""/>
      <w:lvlJc w:val="left"/>
      <w:pPr>
        <w:ind w:left="6480" w:hanging="360"/>
      </w:pPr>
      <w:rPr>
        <w:rFonts w:ascii="Wingdings" w:hAnsi="Wingdings" w:hint="default"/>
      </w:rPr>
    </w:lvl>
  </w:abstractNum>
  <w:abstractNum w:abstractNumId="11" w15:restartNumberingAfterBreak="0">
    <w:nsid w:val="2E941D21"/>
    <w:multiLevelType w:val="multilevel"/>
    <w:tmpl w:val="001A1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2C7556"/>
    <w:multiLevelType w:val="multilevel"/>
    <w:tmpl w:val="742AF342"/>
    <w:lvl w:ilvl="0">
      <w:start w:val="2"/>
      <w:numFmt w:val="decimal"/>
      <w:lvlText w:val="%1"/>
      <w:lvlJc w:val="left"/>
      <w:pPr>
        <w:ind w:left="630" w:hanging="630"/>
      </w:pPr>
      <w:rPr>
        <w:rFonts w:hint="default"/>
      </w:rPr>
    </w:lvl>
    <w:lvl w:ilvl="1">
      <w:start w:val="1"/>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5811" w:hanging="1800"/>
      </w:pPr>
      <w:rPr>
        <w:rFonts w:hint="default"/>
      </w:rPr>
    </w:lvl>
    <w:lvl w:ilvl="8">
      <w:start w:val="1"/>
      <w:numFmt w:val="decimal"/>
      <w:lvlText w:val="%1.%2.%3.%4.%5.%6.%7.%8.%9"/>
      <w:lvlJc w:val="left"/>
      <w:pPr>
        <w:ind w:left="6744" w:hanging="2160"/>
      </w:pPr>
      <w:rPr>
        <w:rFonts w:hint="default"/>
      </w:rPr>
    </w:lvl>
  </w:abstractNum>
  <w:abstractNum w:abstractNumId="13" w15:restartNumberingAfterBreak="0">
    <w:nsid w:val="341A123D"/>
    <w:multiLevelType w:val="multilevel"/>
    <w:tmpl w:val="CA081466"/>
    <w:lvl w:ilvl="0">
      <w:start w:val="2"/>
      <w:numFmt w:val="decimal"/>
      <w:lvlText w:val="%1"/>
      <w:lvlJc w:val="left"/>
      <w:pPr>
        <w:ind w:left="615" w:hanging="615"/>
      </w:pPr>
      <w:rPr>
        <w:rFonts w:hint="default"/>
        <w:b w:val="0"/>
      </w:rPr>
    </w:lvl>
    <w:lvl w:ilvl="1">
      <w:start w:val="2"/>
      <w:numFmt w:val="decimal"/>
      <w:lvlText w:val="%1.%2"/>
      <w:lvlJc w:val="left"/>
      <w:pPr>
        <w:ind w:left="1293" w:hanging="720"/>
      </w:pPr>
      <w:rPr>
        <w:rFonts w:hint="default"/>
        <w:b w:val="0"/>
      </w:rPr>
    </w:lvl>
    <w:lvl w:ilvl="2">
      <w:start w:val="1"/>
      <w:numFmt w:val="decimal"/>
      <w:lvlText w:val="%1.%2.%3"/>
      <w:lvlJc w:val="left"/>
      <w:pPr>
        <w:ind w:left="1866" w:hanging="720"/>
      </w:pPr>
      <w:rPr>
        <w:rFonts w:hint="default"/>
        <w:b w:val="0"/>
      </w:rPr>
    </w:lvl>
    <w:lvl w:ilvl="3">
      <w:start w:val="1"/>
      <w:numFmt w:val="decimal"/>
      <w:lvlText w:val="%1.%2.%3.%4"/>
      <w:lvlJc w:val="left"/>
      <w:pPr>
        <w:ind w:left="2799" w:hanging="1080"/>
      </w:pPr>
      <w:rPr>
        <w:rFonts w:hint="default"/>
        <w:b w:val="0"/>
      </w:rPr>
    </w:lvl>
    <w:lvl w:ilvl="4">
      <w:start w:val="1"/>
      <w:numFmt w:val="decimal"/>
      <w:lvlText w:val="%1.%2.%3.%4.%5"/>
      <w:lvlJc w:val="left"/>
      <w:pPr>
        <w:ind w:left="3732" w:hanging="1440"/>
      </w:pPr>
      <w:rPr>
        <w:rFonts w:hint="default"/>
        <w:b w:val="0"/>
      </w:rPr>
    </w:lvl>
    <w:lvl w:ilvl="5">
      <w:start w:val="1"/>
      <w:numFmt w:val="decimal"/>
      <w:lvlText w:val="%1.%2.%3.%4.%5.%6"/>
      <w:lvlJc w:val="left"/>
      <w:pPr>
        <w:ind w:left="4305" w:hanging="1440"/>
      </w:pPr>
      <w:rPr>
        <w:rFonts w:hint="default"/>
        <w:b w:val="0"/>
      </w:rPr>
    </w:lvl>
    <w:lvl w:ilvl="6">
      <w:start w:val="1"/>
      <w:numFmt w:val="decimal"/>
      <w:lvlText w:val="%1.%2.%3.%4.%5.%6.%7"/>
      <w:lvlJc w:val="left"/>
      <w:pPr>
        <w:ind w:left="5238" w:hanging="1800"/>
      </w:pPr>
      <w:rPr>
        <w:rFonts w:hint="default"/>
        <w:b w:val="0"/>
      </w:rPr>
    </w:lvl>
    <w:lvl w:ilvl="7">
      <w:start w:val="1"/>
      <w:numFmt w:val="decimal"/>
      <w:lvlText w:val="%1.%2.%3.%4.%5.%6.%7.%8"/>
      <w:lvlJc w:val="left"/>
      <w:pPr>
        <w:ind w:left="5811" w:hanging="1800"/>
      </w:pPr>
      <w:rPr>
        <w:rFonts w:hint="default"/>
        <w:b w:val="0"/>
      </w:rPr>
    </w:lvl>
    <w:lvl w:ilvl="8">
      <w:start w:val="1"/>
      <w:numFmt w:val="decimal"/>
      <w:lvlText w:val="%1.%2.%3.%4.%5.%6.%7.%8.%9"/>
      <w:lvlJc w:val="left"/>
      <w:pPr>
        <w:ind w:left="6744" w:hanging="2160"/>
      </w:pPr>
      <w:rPr>
        <w:rFonts w:hint="default"/>
        <w:b w:val="0"/>
      </w:rPr>
    </w:lvl>
  </w:abstractNum>
  <w:abstractNum w:abstractNumId="14" w15:restartNumberingAfterBreak="0">
    <w:nsid w:val="3A9B173F"/>
    <w:multiLevelType w:val="multilevel"/>
    <w:tmpl w:val="3D6A7292"/>
    <w:lvl w:ilvl="0">
      <w:start w:val="1"/>
      <w:numFmt w:val="decimal"/>
      <w:lvlText w:val="%1."/>
      <w:lvlJc w:val="left"/>
      <w:pPr>
        <w:ind w:left="1506" w:hanging="360"/>
      </w:pPr>
      <w:rPr>
        <w:rFonts w:hint="default"/>
      </w:rPr>
    </w:lvl>
    <w:lvl w:ilvl="1">
      <w:start w:val="1"/>
      <w:numFmt w:val="decimal"/>
      <w:isLgl/>
      <w:lvlText w:val="%1.%2."/>
      <w:lvlJc w:val="left"/>
      <w:pPr>
        <w:ind w:left="1866"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226" w:hanging="108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586" w:hanging="144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946" w:hanging="1800"/>
      </w:pPr>
      <w:rPr>
        <w:rFonts w:hint="default"/>
      </w:rPr>
    </w:lvl>
    <w:lvl w:ilvl="8">
      <w:start w:val="1"/>
      <w:numFmt w:val="decimal"/>
      <w:isLgl/>
      <w:lvlText w:val="%1.%2.%3.%4.%5.%6.%7.%8.%9."/>
      <w:lvlJc w:val="left"/>
      <w:pPr>
        <w:ind w:left="2946" w:hanging="1800"/>
      </w:pPr>
      <w:rPr>
        <w:rFonts w:hint="default"/>
      </w:rPr>
    </w:lvl>
  </w:abstractNum>
  <w:abstractNum w:abstractNumId="15" w15:restartNumberingAfterBreak="0">
    <w:nsid w:val="3C304F37"/>
    <w:multiLevelType w:val="hybridMultilevel"/>
    <w:tmpl w:val="FFFFFFFF"/>
    <w:lvl w:ilvl="0" w:tplc="504868C4">
      <w:start w:val="1"/>
      <w:numFmt w:val="lowerLetter"/>
      <w:lvlText w:val="%1."/>
      <w:lvlJc w:val="left"/>
      <w:pPr>
        <w:ind w:left="720" w:hanging="360"/>
      </w:pPr>
    </w:lvl>
    <w:lvl w:ilvl="1" w:tplc="A8D44552">
      <w:start w:val="1"/>
      <w:numFmt w:val="lowerLetter"/>
      <w:lvlText w:val="%2."/>
      <w:lvlJc w:val="left"/>
      <w:pPr>
        <w:ind w:left="1440" w:hanging="360"/>
      </w:pPr>
    </w:lvl>
    <w:lvl w:ilvl="2" w:tplc="A80A3166">
      <w:start w:val="1"/>
      <w:numFmt w:val="lowerRoman"/>
      <w:lvlText w:val="%3."/>
      <w:lvlJc w:val="right"/>
      <w:pPr>
        <w:ind w:left="2160" w:hanging="180"/>
      </w:pPr>
    </w:lvl>
    <w:lvl w:ilvl="3" w:tplc="99C6B108">
      <w:start w:val="1"/>
      <w:numFmt w:val="decimal"/>
      <w:lvlText w:val="%4."/>
      <w:lvlJc w:val="left"/>
      <w:pPr>
        <w:ind w:left="2880" w:hanging="360"/>
      </w:pPr>
    </w:lvl>
    <w:lvl w:ilvl="4" w:tplc="22EABDC6">
      <w:start w:val="1"/>
      <w:numFmt w:val="lowerLetter"/>
      <w:lvlText w:val="%5."/>
      <w:lvlJc w:val="left"/>
      <w:pPr>
        <w:ind w:left="3600" w:hanging="360"/>
      </w:pPr>
    </w:lvl>
    <w:lvl w:ilvl="5" w:tplc="E87C8CA4">
      <w:start w:val="1"/>
      <w:numFmt w:val="lowerRoman"/>
      <w:lvlText w:val="%6."/>
      <w:lvlJc w:val="right"/>
      <w:pPr>
        <w:ind w:left="4320" w:hanging="180"/>
      </w:pPr>
    </w:lvl>
    <w:lvl w:ilvl="6" w:tplc="EAA0ADA8">
      <w:start w:val="1"/>
      <w:numFmt w:val="decimal"/>
      <w:lvlText w:val="%7."/>
      <w:lvlJc w:val="left"/>
      <w:pPr>
        <w:ind w:left="5040" w:hanging="360"/>
      </w:pPr>
    </w:lvl>
    <w:lvl w:ilvl="7" w:tplc="834A14E8">
      <w:start w:val="1"/>
      <w:numFmt w:val="lowerLetter"/>
      <w:lvlText w:val="%8."/>
      <w:lvlJc w:val="left"/>
      <w:pPr>
        <w:ind w:left="5760" w:hanging="360"/>
      </w:pPr>
    </w:lvl>
    <w:lvl w:ilvl="8" w:tplc="7004A134">
      <w:start w:val="1"/>
      <w:numFmt w:val="lowerRoman"/>
      <w:lvlText w:val="%9."/>
      <w:lvlJc w:val="right"/>
      <w:pPr>
        <w:ind w:left="6480" w:hanging="180"/>
      </w:pPr>
    </w:lvl>
  </w:abstractNum>
  <w:abstractNum w:abstractNumId="16" w15:restartNumberingAfterBreak="0">
    <w:nsid w:val="3EE80ACD"/>
    <w:multiLevelType w:val="hybridMultilevel"/>
    <w:tmpl w:val="36BAD360"/>
    <w:lvl w:ilvl="0" w:tplc="0FBE41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AF3E8"/>
    <w:multiLevelType w:val="hybridMultilevel"/>
    <w:tmpl w:val="FFFFFFFF"/>
    <w:lvl w:ilvl="0" w:tplc="F65E275A">
      <w:start w:val="1"/>
      <w:numFmt w:val="bullet"/>
      <w:lvlText w:val="-"/>
      <w:lvlJc w:val="left"/>
      <w:pPr>
        <w:ind w:left="720" w:hanging="360"/>
      </w:pPr>
      <w:rPr>
        <w:rFonts w:ascii="Calibri" w:hAnsi="Calibri" w:hint="default"/>
      </w:rPr>
    </w:lvl>
    <w:lvl w:ilvl="1" w:tplc="FC168670">
      <w:start w:val="1"/>
      <w:numFmt w:val="bullet"/>
      <w:lvlText w:val="o"/>
      <w:lvlJc w:val="left"/>
      <w:pPr>
        <w:ind w:left="1440" w:hanging="360"/>
      </w:pPr>
      <w:rPr>
        <w:rFonts w:ascii="Courier New" w:hAnsi="Courier New" w:hint="default"/>
      </w:rPr>
    </w:lvl>
    <w:lvl w:ilvl="2" w:tplc="E428695E">
      <w:start w:val="1"/>
      <w:numFmt w:val="bullet"/>
      <w:lvlText w:val=""/>
      <w:lvlJc w:val="left"/>
      <w:pPr>
        <w:ind w:left="2160" w:hanging="360"/>
      </w:pPr>
      <w:rPr>
        <w:rFonts w:ascii="Wingdings" w:hAnsi="Wingdings" w:hint="default"/>
      </w:rPr>
    </w:lvl>
    <w:lvl w:ilvl="3" w:tplc="D59447DA">
      <w:start w:val="1"/>
      <w:numFmt w:val="bullet"/>
      <w:lvlText w:val=""/>
      <w:lvlJc w:val="left"/>
      <w:pPr>
        <w:ind w:left="2880" w:hanging="360"/>
      </w:pPr>
      <w:rPr>
        <w:rFonts w:ascii="Symbol" w:hAnsi="Symbol" w:hint="default"/>
      </w:rPr>
    </w:lvl>
    <w:lvl w:ilvl="4" w:tplc="F3FA476C">
      <w:start w:val="1"/>
      <w:numFmt w:val="bullet"/>
      <w:lvlText w:val="o"/>
      <w:lvlJc w:val="left"/>
      <w:pPr>
        <w:ind w:left="3600" w:hanging="360"/>
      </w:pPr>
      <w:rPr>
        <w:rFonts w:ascii="Courier New" w:hAnsi="Courier New" w:hint="default"/>
      </w:rPr>
    </w:lvl>
    <w:lvl w:ilvl="5" w:tplc="68248CFE">
      <w:start w:val="1"/>
      <w:numFmt w:val="bullet"/>
      <w:lvlText w:val=""/>
      <w:lvlJc w:val="left"/>
      <w:pPr>
        <w:ind w:left="4320" w:hanging="360"/>
      </w:pPr>
      <w:rPr>
        <w:rFonts w:ascii="Wingdings" w:hAnsi="Wingdings" w:hint="default"/>
      </w:rPr>
    </w:lvl>
    <w:lvl w:ilvl="6" w:tplc="8CD415BA">
      <w:start w:val="1"/>
      <w:numFmt w:val="bullet"/>
      <w:lvlText w:val=""/>
      <w:lvlJc w:val="left"/>
      <w:pPr>
        <w:ind w:left="5040" w:hanging="360"/>
      </w:pPr>
      <w:rPr>
        <w:rFonts w:ascii="Symbol" w:hAnsi="Symbol" w:hint="default"/>
      </w:rPr>
    </w:lvl>
    <w:lvl w:ilvl="7" w:tplc="06A08966">
      <w:start w:val="1"/>
      <w:numFmt w:val="bullet"/>
      <w:lvlText w:val="o"/>
      <w:lvlJc w:val="left"/>
      <w:pPr>
        <w:ind w:left="5760" w:hanging="360"/>
      </w:pPr>
      <w:rPr>
        <w:rFonts w:ascii="Courier New" w:hAnsi="Courier New" w:hint="default"/>
      </w:rPr>
    </w:lvl>
    <w:lvl w:ilvl="8" w:tplc="81F4F044">
      <w:start w:val="1"/>
      <w:numFmt w:val="bullet"/>
      <w:lvlText w:val=""/>
      <w:lvlJc w:val="left"/>
      <w:pPr>
        <w:ind w:left="6480" w:hanging="360"/>
      </w:pPr>
      <w:rPr>
        <w:rFonts w:ascii="Wingdings" w:hAnsi="Wingdings" w:hint="default"/>
      </w:rPr>
    </w:lvl>
  </w:abstractNum>
  <w:abstractNum w:abstractNumId="18" w15:restartNumberingAfterBreak="0">
    <w:nsid w:val="42C122E8"/>
    <w:multiLevelType w:val="multilevel"/>
    <w:tmpl w:val="AA143818"/>
    <w:lvl w:ilvl="0">
      <w:start w:val="1"/>
      <w:numFmt w:val="decimal"/>
      <w:lvlText w:val="%1."/>
      <w:lvlJc w:val="left"/>
      <w:pPr>
        <w:ind w:left="450" w:hanging="450"/>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9" w15:restartNumberingAfterBreak="0">
    <w:nsid w:val="489B3199"/>
    <w:multiLevelType w:val="hybridMultilevel"/>
    <w:tmpl w:val="DAA20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5AA6C4C">
      <w:start w:val="2"/>
      <w:numFmt w:val="bullet"/>
      <w:lvlText w:val=""/>
      <w:lvlJc w:val="left"/>
      <w:pPr>
        <w:ind w:left="2160" w:hanging="360"/>
      </w:pPr>
      <w:rPr>
        <w:rFonts w:ascii="Wingdings" w:eastAsiaTheme="minorHAnsi" w:hAnsi="Wingdings" w:cs="Times New Roman" w:hint="default"/>
      </w:rPr>
    </w:lvl>
    <w:lvl w:ilvl="3" w:tplc="8C90F648">
      <w:start w:val="2"/>
      <w:numFmt w:val="bullet"/>
      <w:lvlText w:val=""/>
      <w:lvlJc w:val="left"/>
      <w:pPr>
        <w:ind w:left="2880" w:hanging="360"/>
      </w:pPr>
      <w:rPr>
        <w:rFonts w:ascii="Wingdings" w:eastAsiaTheme="minorEastAsia"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2546E"/>
    <w:multiLevelType w:val="multilevel"/>
    <w:tmpl w:val="6D862B90"/>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26E1442"/>
    <w:multiLevelType w:val="hybridMultilevel"/>
    <w:tmpl w:val="B7DE751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2" w15:restartNumberingAfterBreak="0">
    <w:nsid w:val="538E3E42"/>
    <w:multiLevelType w:val="hybridMultilevel"/>
    <w:tmpl w:val="4F6E853A"/>
    <w:lvl w:ilvl="0" w:tplc="BBFEAD8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55696974"/>
    <w:multiLevelType w:val="hybridMultilevel"/>
    <w:tmpl w:val="A9C69FB6"/>
    <w:lvl w:ilvl="0" w:tplc="04090009">
      <w:start w:val="1"/>
      <w:numFmt w:val="bullet"/>
      <w:lvlText w:val=""/>
      <w:lvlJc w:val="left"/>
      <w:pPr>
        <w:ind w:left="1060" w:hanging="360"/>
      </w:pPr>
      <w:rPr>
        <w:rFonts w:ascii="Wingdings" w:hAnsi="Wingdings"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24" w15:restartNumberingAfterBreak="0">
    <w:nsid w:val="569268DC"/>
    <w:multiLevelType w:val="hybridMultilevel"/>
    <w:tmpl w:val="03981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3B2A90"/>
    <w:multiLevelType w:val="hybridMultilevel"/>
    <w:tmpl w:val="2DF8C800"/>
    <w:lvl w:ilvl="0" w:tplc="0FBE4112">
      <w:start w:val="1"/>
      <w:numFmt w:val="bullet"/>
      <w:lvlText w:val="-"/>
      <w:lvlJc w:val="left"/>
      <w:pPr>
        <w:ind w:left="1060" w:hanging="360"/>
      </w:pPr>
      <w:rPr>
        <w:rFonts w:ascii="Times New Roman" w:eastAsia="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6" w15:restartNumberingAfterBreak="0">
    <w:nsid w:val="593C1CA0"/>
    <w:multiLevelType w:val="hybridMultilevel"/>
    <w:tmpl w:val="651EB9AA"/>
    <w:lvl w:ilvl="0" w:tplc="DD5CAD2E">
      <w:start w:val="1"/>
      <w:numFmt w:val="lowerLetter"/>
      <w:lvlText w:val="%1."/>
      <w:lvlJc w:val="left"/>
      <w:pPr>
        <w:ind w:left="2652" w:hanging="360"/>
      </w:pPr>
      <w:rPr>
        <w:rFonts w:cstheme="majorHAnsi" w:hint="default"/>
      </w:rPr>
    </w:lvl>
    <w:lvl w:ilvl="1" w:tplc="04090019">
      <w:start w:val="1"/>
      <w:numFmt w:val="lowerLetter"/>
      <w:lvlText w:val="%2."/>
      <w:lvlJc w:val="left"/>
      <w:pPr>
        <w:ind w:left="3372" w:hanging="360"/>
      </w:pPr>
    </w:lvl>
    <w:lvl w:ilvl="2" w:tplc="0409001B" w:tentative="1">
      <w:start w:val="1"/>
      <w:numFmt w:val="lowerRoman"/>
      <w:lvlText w:val="%3."/>
      <w:lvlJc w:val="right"/>
      <w:pPr>
        <w:ind w:left="4092" w:hanging="180"/>
      </w:pPr>
    </w:lvl>
    <w:lvl w:ilvl="3" w:tplc="0409000F" w:tentative="1">
      <w:start w:val="1"/>
      <w:numFmt w:val="decimal"/>
      <w:lvlText w:val="%4."/>
      <w:lvlJc w:val="left"/>
      <w:pPr>
        <w:ind w:left="4812" w:hanging="360"/>
      </w:pPr>
    </w:lvl>
    <w:lvl w:ilvl="4" w:tplc="04090019" w:tentative="1">
      <w:start w:val="1"/>
      <w:numFmt w:val="lowerLetter"/>
      <w:lvlText w:val="%5."/>
      <w:lvlJc w:val="left"/>
      <w:pPr>
        <w:ind w:left="5532" w:hanging="360"/>
      </w:pPr>
    </w:lvl>
    <w:lvl w:ilvl="5" w:tplc="0409001B" w:tentative="1">
      <w:start w:val="1"/>
      <w:numFmt w:val="lowerRoman"/>
      <w:lvlText w:val="%6."/>
      <w:lvlJc w:val="right"/>
      <w:pPr>
        <w:ind w:left="6252" w:hanging="180"/>
      </w:pPr>
    </w:lvl>
    <w:lvl w:ilvl="6" w:tplc="0409000F" w:tentative="1">
      <w:start w:val="1"/>
      <w:numFmt w:val="decimal"/>
      <w:lvlText w:val="%7."/>
      <w:lvlJc w:val="left"/>
      <w:pPr>
        <w:ind w:left="6972" w:hanging="360"/>
      </w:pPr>
    </w:lvl>
    <w:lvl w:ilvl="7" w:tplc="04090019" w:tentative="1">
      <w:start w:val="1"/>
      <w:numFmt w:val="lowerLetter"/>
      <w:lvlText w:val="%8."/>
      <w:lvlJc w:val="left"/>
      <w:pPr>
        <w:ind w:left="7692" w:hanging="360"/>
      </w:pPr>
    </w:lvl>
    <w:lvl w:ilvl="8" w:tplc="0409001B" w:tentative="1">
      <w:start w:val="1"/>
      <w:numFmt w:val="lowerRoman"/>
      <w:lvlText w:val="%9."/>
      <w:lvlJc w:val="right"/>
      <w:pPr>
        <w:ind w:left="8412" w:hanging="180"/>
      </w:pPr>
    </w:lvl>
  </w:abstractNum>
  <w:abstractNum w:abstractNumId="27" w15:restartNumberingAfterBreak="0">
    <w:nsid w:val="5BBA3F1E"/>
    <w:multiLevelType w:val="multilevel"/>
    <w:tmpl w:val="5D760D44"/>
    <w:lvl w:ilvl="0">
      <w:start w:val="2"/>
      <w:numFmt w:val="decimal"/>
      <w:lvlText w:val="%1"/>
      <w:lvlJc w:val="left"/>
      <w:pPr>
        <w:ind w:left="630" w:hanging="630"/>
      </w:pPr>
      <w:rPr>
        <w:rFonts w:hint="default"/>
      </w:rPr>
    </w:lvl>
    <w:lvl w:ilvl="1">
      <w:start w:val="1"/>
      <w:numFmt w:val="decimal"/>
      <w:lvlText w:val="%1.%2"/>
      <w:lvlJc w:val="left"/>
      <w:pPr>
        <w:ind w:left="1293" w:hanging="720"/>
      </w:pPr>
      <w:rPr>
        <w:rFonts w:hint="default"/>
      </w:rPr>
    </w:lvl>
    <w:lvl w:ilvl="2">
      <w:start w:val="3"/>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5811" w:hanging="1800"/>
      </w:pPr>
      <w:rPr>
        <w:rFonts w:hint="default"/>
      </w:rPr>
    </w:lvl>
    <w:lvl w:ilvl="8">
      <w:start w:val="1"/>
      <w:numFmt w:val="decimal"/>
      <w:lvlText w:val="%1.%2.%3.%4.%5.%6.%7.%8.%9"/>
      <w:lvlJc w:val="left"/>
      <w:pPr>
        <w:ind w:left="6744" w:hanging="2160"/>
      </w:pPr>
      <w:rPr>
        <w:rFonts w:hint="default"/>
      </w:rPr>
    </w:lvl>
  </w:abstractNum>
  <w:abstractNum w:abstractNumId="28" w15:restartNumberingAfterBreak="0">
    <w:nsid w:val="5CF61E1D"/>
    <w:multiLevelType w:val="hybridMultilevel"/>
    <w:tmpl w:val="52D4F85C"/>
    <w:lvl w:ilvl="0" w:tplc="413866D4">
      <w:start w:val="2"/>
      <w:numFmt w:val="bullet"/>
      <w:lvlText w:val="-"/>
      <w:lvlJc w:val="left"/>
      <w:pPr>
        <w:ind w:left="1866" w:hanging="360"/>
      </w:pPr>
      <w:rPr>
        <w:rFonts w:ascii="Times New Roman" w:eastAsia="Times New Roman" w:hAnsi="Times New Roman" w:cs="Times New Roman"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9" w15:restartNumberingAfterBreak="0">
    <w:nsid w:val="62B2113A"/>
    <w:multiLevelType w:val="hybridMultilevel"/>
    <w:tmpl w:val="FFFFFFFF"/>
    <w:lvl w:ilvl="0" w:tplc="188ADD12">
      <w:start w:val="1"/>
      <w:numFmt w:val="decimal"/>
      <w:lvlText w:val="%1."/>
      <w:lvlJc w:val="left"/>
      <w:pPr>
        <w:ind w:left="720" w:hanging="360"/>
      </w:pPr>
    </w:lvl>
    <w:lvl w:ilvl="1" w:tplc="BDA88344">
      <w:start w:val="1"/>
      <w:numFmt w:val="lowerLetter"/>
      <w:lvlText w:val="%2."/>
      <w:lvlJc w:val="left"/>
      <w:pPr>
        <w:ind w:left="1440" w:hanging="360"/>
      </w:pPr>
    </w:lvl>
    <w:lvl w:ilvl="2" w:tplc="42788146">
      <w:start w:val="1"/>
      <w:numFmt w:val="lowerRoman"/>
      <w:lvlText w:val="%3."/>
      <w:lvlJc w:val="right"/>
      <w:pPr>
        <w:ind w:left="2160" w:hanging="180"/>
      </w:pPr>
    </w:lvl>
    <w:lvl w:ilvl="3" w:tplc="F37A2BC8">
      <w:start w:val="1"/>
      <w:numFmt w:val="decimal"/>
      <w:lvlText w:val="%4."/>
      <w:lvlJc w:val="left"/>
      <w:pPr>
        <w:ind w:left="2880" w:hanging="360"/>
      </w:pPr>
    </w:lvl>
    <w:lvl w:ilvl="4" w:tplc="03CE5E50">
      <w:start w:val="1"/>
      <w:numFmt w:val="lowerLetter"/>
      <w:lvlText w:val="%5."/>
      <w:lvlJc w:val="left"/>
      <w:pPr>
        <w:ind w:left="3600" w:hanging="360"/>
      </w:pPr>
    </w:lvl>
    <w:lvl w:ilvl="5" w:tplc="9612D208">
      <w:start w:val="1"/>
      <w:numFmt w:val="lowerRoman"/>
      <w:lvlText w:val="%6."/>
      <w:lvlJc w:val="right"/>
      <w:pPr>
        <w:ind w:left="4320" w:hanging="180"/>
      </w:pPr>
    </w:lvl>
    <w:lvl w:ilvl="6" w:tplc="FA261854">
      <w:start w:val="1"/>
      <w:numFmt w:val="decimal"/>
      <w:lvlText w:val="%7."/>
      <w:lvlJc w:val="left"/>
      <w:pPr>
        <w:ind w:left="5040" w:hanging="360"/>
      </w:pPr>
    </w:lvl>
    <w:lvl w:ilvl="7" w:tplc="CD8617AE">
      <w:start w:val="1"/>
      <w:numFmt w:val="lowerLetter"/>
      <w:lvlText w:val="%8."/>
      <w:lvlJc w:val="left"/>
      <w:pPr>
        <w:ind w:left="5760" w:hanging="360"/>
      </w:pPr>
    </w:lvl>
    <w:lvl w:ilvl="8" w:tplc="DCDC8D40">
      <w:start w:val="1"/>
      <w:numFmt w:val="lowerRoman"/>
      <w:lvlText w:val="%9."/>
      <w:lvlJc w:val="right"/>
      <w:pPr>
        <w:ind w:left="6480" w:hanging="180"/>
      </w:pPr>
    </w:lvl>
  </w:abstractNum>
  <w:abstractNum w:abstractNumId="30" w15:restartNumberingAfterBreak="0">
    <w:nsid w:val="66AE716C"/>
    <w:multiLevelType w:val="multilevel"/>
    <w:tmpl w:val="30E05A16"/>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5331D8"/>
    <w:multiLevelType w:val="hybridMultilevel"/>
    <w:tmpl w:val="CCF0B87E"/>
    <w:lvl w:ilvl="0" w:tplc="0FBE411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2655CF"/>
    <w:multiLevelType w:val="hybridMultilevel"/>
    <w:tmpl w:val="1C24E35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765D0E94"/>
    <w:multiLevelType w:val="hybridMultilevel"/>
    <w:tmpl w:val="25B28048"/>
    <w:lvl w:ilvl="0" w:tplc="042A0001">
      <w:start w:val="1"/>
      <w:numFmt w:val="bullet"/>
      <w:lvlText w:val=""/>
      <w:lvlJc w:val="left"/>
      <w:pPr>
        <w:ind w:left="1500" w:hanging="360"/>
      </w:pPr>
      <w:rPr>
        <w:rFonts w:ascii="Symbol" w:hAnsi="Symbol"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34" w15:restartNumberingAfterBreak="0">
    <w:nsid w:val="77F01297"/>
    <w:multiLevelType w:val="hybridMultilevel"/>
    <w:tmpl w:val="DDEE8ECC"/>
    <w:lvl w:ilvl="0" w:tplc="04090019">
      <w:start w:val="1"/>
      <w:numFmt w:val="lowerLetter"/>
      <w:lvlText w:val="%1."/>
      <w:lvlJc w:val="left"/>
      <w:pPr>
        <w:ind w:left="1060" w:hanging="360"/>
      </w:pPr>
    </w:lvl>
    <w:lvl w:ilvl="1" w:tplc="042A0019" w:tentative="1">
      <w:start w:val="1"/>
      <w:numFmt w:val="lowerLetter"/>
      <w:lvlText w:val="%2."/>
      <w:lvlJc w:val="left"/>
      <w:pPr>
        <w:ind w:left="1780" w:hanging="360"/>
      </w:pPr>
    </w:lvl>
    <w:lvl w:ilvl="2" w:tplc="042A001B" w:tentative="1">
      <w:start w:val="1"/>
      <w:numFmt w:val="lowerRoman"/>
      <w:lvlText w:val="%3."/>
      <w:lvlJc w:val="right"/>
      <w:pPr>
        <w:ind w:left="2500" w:hanging="180"/>
      </w:pPr>
    </w:lvl>
    <w:lvl w:ilvl="3" w:tplc="042A000F" w:tentative="1">
      <w:start w:val="1"/>
      <w:numFmt w:val="decimal"/>
      <w:lvlText w:val="%4."/>
      <w:lvlJc w:val="left"/>
      <w:pPr>
        <w:ind w:left="3220" w:hanging="360"/>
      </w:pPr>
    </w:lvl>
    <w:lvl w:ilvl="4" w:tplc="042A0019" w:tentative="1">
      <w:start w:val="1"/>
      <w:numFmt w:val="lowerLetter"/>
      <w:lvlText w:val="%5."/>
      <w:lvlJc w:val="left"/>
      <w:pPr>
        <w:ind w:left="3940" w:hanging="360"/>
      </w:pPr>
    </w:lvl>
    <w:lvl w:ilvl="5" w:tplc="042A001B" w:tentative="1">
      <w:start w:val="1"/>
      <w:numFmt w:val="lowerRoman"/>
      <w:lvlText w:val="%6."/>
      <w:lvlJc w:val="right"/>
      <w:pPr>
        <w:ind w:left="4660" w:hanging="180"/>
      </w:pPr>
    </w:lvl>
    <w:lvl w:ilvl="6" w:tplc="042A000F" w:tentative="1">
      <w:start w:val="1"/>
      <w:numFmt w:val="decimal"/>
      <w:lvlText w:val="%7."/>
      <w:lvlJc w:val="left"/>
      <w:pPr>
        <w:ind w:left="5380" w:hanging="360"/>
      </w:pPr>
    </w:lvl>
    <w:lvl w:ilvl="7" w:tplc="042A0019" w:tentative="1">
      <w:start w:val="1"/>
      <w:numFmt w:val="lowerLetter"/>
      <w:lvlText w:val="%8."/>
      <w:lvlJc w:val="left"/>
      <w:pPr>
        <w:ind w:left="6100" w:hanging="360"/>
      </w:pPr>
    </w:lvl>
    <w:lvl w:ilvl="8" w:tplc="042A001B" w:tentative="1">
      <w:start w:val="1"/>
      <w:numFmt w:val="lowerRoman"/>
      <w:lvlText w:val="%9."/>
      <w:lvlJc w:val="right"/>
      <w:pPr>
        <w:ind w:left="6820" w:hanging="180"/>
      </w:pPr>
    </w:lvl>
  </w:abstractNum>
  <w:num w:numId="1" w16cid:durableId="597249671">
    <w:abstractNumId w:val="18"/>
  </w:num>
  <w:num w:numId="2" w16cid:durableId="1958096831">
    <w:abstractNumId w:val="0"/>
  </w:num>
  <w:num w:numId="3" w16cid:durableId="1225722370">
    <w:abstractNumId w:val="7"/>
  </w:num>
  <w:num w:numId="4" w16cid:durableId="549414370">
    <w:abstractNumId w:val="28"/>
  </w:num>
  <w:num w:numId="5" w16cid:durableId="1267344082">
    <w:abstractNumId w:val="8"/>
  </w:num>
  <w:num w:numId="6" w16cid:durableId="142235653">
    <w:abstractNumId w:val="33"/>
  </w:num>
  <w:num w:numId="7" w16cid:durableId="323507089">
    <w:abstractNumId w:val="32"/>
  </w:num>
  <w:num w:numId="8" w16cid:durableId="906458600">
    <w:abstractNumId w:val="21"/>
  </w:num>
  <w:num w:numId="9" w16cid:durableId="18435467">
    <w:abstractNumId w:val="14"/>
  </w:num>
  <w:num w:numId="10" w16cid:durableId="1978102905">
    <w:abstractNumId w:val="29"/>
  </w:num>
  <w:num w:numId="11" w16cid:durableId="682512243">
    <w:abstractNumId w:val="9"/>
  </w:num>
  <w:num w:numId="12" w16cid:durableId="755521856">
    <w:abstractNumId w:val="4"/>
  </w:num>
  <w:num w:numId="13" w16cid:durableId="640699320">
    <w:abstractNumId w:val="2"/>
  </w:num>
  <w:num w:numId="14" w16cid:durableId="212275086">
    <w:abstractNumId w:val="22"/>
  </w:num>
  <w:num w:numId="15" w16cid:durableId="1572426513">
    <w:abstractNumId w:val="3"/>
  </w:num>
  <w:num w:numId="16" w16cid:durableId="1801536793">
    <w:abstractNumId w:val="23"/>
  </w:num>
  <w:num w:numId="17" w16cid:durableId="405418306">
    <w:abstractNumId w:val="6"/>
  </w:num>
  <w:num w:numId="18" w16cid:durableId="104156327">
    <w:abstractNumId w:val="34"/>
  </w:num>
  <w:num w:numId="19" w16cid:durableId="358239618">
    <w:abstractNumId w:val="10"/>
  </w:num>
  <w:num w:numId="20" w16cid:durableId="671032916">
    <w:abstractNumId w:val="15"/>
  </w:num>
  <w:num w:numId="21" w16cid:durableId="1008681921">
    <w:abstractNumId w:val="5"/>
  </w:num>
  <w:num w:numId="22" w16cid:durableId="102386201">
    <w:abstractNumId w:val="13"/>
  </w:num>
  <w:num w:numId="23" w16cid:durableId="2024935015">
    <w:abstractNumId w:val="12"/>
  </w:num>
  <w:num w:numId="24" w16cid:durableId="1558395219">
    <w:abstractNumId w:val="1"/>
  </w:num>
  <w:num w:numId="25" w16cid:durableId="836187163">
    <w:abstractNumId w:val="27"/>
  </w:num>
  <w:num w:numId="26" w16cid:durableId="1244877568">
    <w:abstractNumId w:val="26"/>
  </w:num>
  <w:num w:numId="27" w16cid:durableId="2017028120">
    <w:abstractNumId w:val="19"/>
  </w:num>
  <w:num w:numId="28" w16cid:durableId="480583566">
    <w:abstractNumId w:val="24"/>
  </w:num>
  <w:num w:numId="29" w16cid:durableId="991636195">
    <w:abstractNumId w:val="11"/>
  </w:num>
  <w:num w:numId="30" w16cid:durableId="1852256485">
    <w:abstractNumId w:val="31"/>
  </w:num>
  <w:num w:numId="31" w16cid:durableId="1552837567">
    <w:abstractNumId w:val="25"/>
  </w:num>
  <w:num w:numId="32" w16cid:durableId="1288463164">
    <w:abstractNumId w:val="16"/>
  </w:num>
  <w:num w:numId="33" w16cid:durableId="1016468194">
    <w:abstractNumId w:val="17"/>
  </w:num>
  <w:num w:numId="34" w16cid:durableId="1053893840">
    <w:abstractNumId w:val="30"/>
  </w:num>
  <w:num w:numId="35" w16cid:durableId="16258424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13B"/>
    <w:rsid w:val="0000369E"/>
    <w:rsid w:val="00017AF7"/>
    <w:rsid w:val="00026549"/>
    <w:rsid w:val="000372D6"/>
    <w:rsid w:val="00042C2A"/>
    <w:rsid w:val="00047FEB"/>
    <w:rsid w:val="00061A23"/>
    <w:rsid w:val="000713D0"/>
    <w:rsid w:val="00072657"/>
    <w:rsid w:val="00076C2E"/>
    <w:rsid w:val="00086521"/>
    <w:rsid w:val="00095047"/>
    <w:rsid w:val="000960D5"/>
    <w:rsid w:val="000A1E91"/>
    <w:rsid w:val="000A4378"/>
    <w:rsid w:val="000A56B4"/>
    <w:rsid w:val="000A70BE"/>
    <w:rsid w:val="000C361D"/>
    <w:rsid w:val="000D0B28"/>
    <w:rsid w:val="000D453F"/>
    <w:rsid w:val="000E2027"/>
    <w:rsid w:val="001006DD"/>
    <w:rsid w:val="00112701"/>
    <w:rsid w:val="00120E60"/>
    <w:rsid w:val="00145892"/>
    <w:rsid w:val="00165E69"/>
    <w:rsid w:val="00166AA3"/>
    <w:rsid w:val="00180228"/>
    <w:rsid w:val="00190791"/>
    <w:rsid w:val="001A1E41"/>
    <w:rsid w:val="001B2B01"/>
    <w:rsid w:val="001C063E"/>
    <w:rsid w:val="001C41EA"/>
    <w:rsid w:val="001D375B"/>
    <w:rsid w:val="001E4684"/>
    <w:rsid w:val="001F4A6B"/>
    <w:rsid w:val="0021413B"/>
    <w:rsid w:val="002150E0"/>
    <w:rsid w:val="002166FB"/>
    <w:rsid w:val="002246AA"/>
    <w:rsid w:val="002345E0"/>
    <w:rsid w:val="00235627"/>
    <w:rsid w:val="00236986"/>
    <w:rsid w:val="0024554B"/>
    <w:rsid w:val="0024779D"/>
    <w:rsid w:val="0025139E"/>
    <w:rsid w:val="00254B6A"/>
    <w:rsid w:val="0025515A"/>
    <w:rsid w:val="00260FE3"/>
    <w:rsid w:val="002B5C11"/>
    <w:rsid w:val="002C11FF"/>
    <w:rsid w:val="002C1E42"/>
    <w:rsid w:val="002D37CB"/>
    <w:rsid w:val="002D3D7F"/>
    <w:rsid w:val="003029AD"/>
    <w:rsid w:val="00313C6C"/>
    <w:rsid w:val="00317891"/>
    <w:rsid w:val="00325F96"/>
    <w:rsid w:val="00331D81"/>
    <w:rsid w:val="0035432D"/>
    <w:rsid w:val="003552A2"/>
    <w:rsid w:val="00376120"/>
    <w:rsid w:val="0038700B"/>
    <w:rsid w:val="00391F08"/>
    <w:rsid w:val="0039756D"/>
    <w:rsid w:val="003975BE"/>
    <w:rsid w:val="003A3C61"/>
    <w:rsid w:val="003A653B"/>
    <w:rsid w:val="003C6359"/>
    <w:rsid w:val="003D3383"/>
    <w:rsid w:val="003D415D"/>
    <w:rsid w:val="004120EA"/>
    <w:rsid w:val="0042476B"/>
    <w:rsid w:val="004275F9"/>
    <w:rsid w:val="0043561F"/>
    <w:rsid w:val="0043652A"/>
    <w:rsid w:val="00447BA5"/>
    <w:rsid w:val="00447EA5"/>
    <w:rsid w:val="00451824"/>
    <w:rsid w:val="004551C0"/>
    <w:rsid w:val="004561D0"/>
    <w:rsid w:val="00465704"/>
    <w:rsid w:val="004726BE"/>
    <w:rsid w:val="00476302"/>
    <w:rsid w:val="004775C2"/>
    <w:rsid w:val="004809F1"/>
    <w:rsid w:val="0048176D"/>
    <w:rsid w:val="00482259"/>
    <w:rsid w:val="00494A06"/>
    <w:rsid w:val="004A3460"/>
    <w:rsid w:val="004C0B00"/>
    <w:rsid w:val="004D1A17"/>
    <w:rsid w:val="004D2A6D"/>
    <w:rsid w:val="004F76D8"/>
    <w:rsid w:val="00512F6A"/>
    <w:rsid w:val="005132A9"/>
    <w:rsid w:val="005136CB"/>
    <w:rsid w:val="00522195"/>
    <w:rsid w:val="00535F8E"/>
    <w:rsid w:val="00540F92"/>
    <w:rsid w:val="00541D55"/>
    <w:rsid w:val="00556C94"/>
    <w:rsid w:val="00557DED"/>
    <w:rsid w:val="00564D9C"/>
    <w:rsid w:val="00582082"/>
    <w:rsid w:val="005832C4"/>
    <w:rsid w:val="00584F2C"/>
    <w:rsid w:val="005929BA"/>
    <w:rsid w:val="005B3FC9"/>
    <w:rsid w:val="005D4CC3"/>
    <w:rsid w:val="006007EA"/>
    <w:rsid w:val="00601FD0"/>
    <w:rsid w:val="0060310A"/>
    <w:rsid w:val="006058F9"/>
    <w:rsid w:val="00607C12"/>
    <w:rsid w:val="006220D2"/>
    <w:rsid w:val="00627D39"/>
    <w:rsid w:val="00644A90"/>
    <w:rsid w:val="00692009"/>
    <w:rsid w:val="00695177"/>
    <w:rsid w:val="006B4746"/>
    <w:rsid w:val="006C3760"/>
    <w:rsid w:val="006D2A9D"/>
    <w:rsid w:val="006E074B"/>
    <w:rsid w:val="006E28FF"/>
    <w:rsid w:val="006F1FD8"/>
    <w:rsid w:val="006F475F"/>
    <w:rsid w:val="00701802"/>
    <w:rsid w:val="00726626"/>
    <w:rsid w:val="00743F42"/>
    <w:rsid w:val="007441F5"/>
    <w:rsid w:val="0074671C"/>
    <w:rsid w:val="007500ED"/>
    <w:rsid w:val="007532F0"/>
    <w:rsid w:val="00757C15"/>
    <w:rsid w:val="00762496"/>
    <w:rsid w:val="007645AF"/>
    <w:rsid w:val="00767620"/>
    <w:rsid w:val="00794B9A"/>
    <w:rsid w:val="007A6977"/>
    <w:rsid w:val="007B4957"/>
    <w:rsid w:val="007C1104"/>
    <w:rsid w:val="007C6AFE"/>
    <w:rsid w:val="00804F5A"/>
    <w:rsid w:val="00805CC8"/>
    <w:rsid w:val="00810FF5"/>
    <w:rsid w:val="00813739"/>
    <w:rsid w:val="0081391E"/>
    <w:rsid w:val="00824B2F"/>
    <w:rsid w:val="0083048A"/>
    <w:rsid w:val="00835943"/>
    <w:rsid w:val="0085085C"/>
    <w:rsid w:val="0086166B"/>
    <w:rsid w:val="00880427"/>
    <w:rsid w:val="008826FF"/>
    <w:rsid w:val="0089284F"/>
    <w:rsid w:val="008A6BB6"/>
    <w:rsid w:val="008C730F"/>
    <w:rsid w:val="008E00A5"/>
    <w:rsid w:val="008E11C0"/>
    <w:rsid w:val="008F26B1"/>
    <w:rsid w:val="0090372A"/>
    <w:rsid w:val="00904C1D"/>
    <w:rsid w:val="00906109"/>
    <w:rsid w:val="009238B7"/>
    <w:rsid w:val="0092733E"/>
    <w:rsid w:val="00927CF6"/>
    <w:rsid w:val="009452F0"/>
    <w:rsid w:val="009466E0"/>
    <w:rsid w:val="009525F4"/>
    <w:rsid w:val="00962AA1"/>
    <w:rsid w:val="00966A67"/>
    <w:rsid w:val="00984C5F"/>
    <w:rsid w:val="009911C0"/>
    <w:rsid w:val="00997CFD"/>
    <w:rsid w:val="009A76EC"/>
    <w:rsid w:val="009C5E40"/>
    <w:rsid w:val="009E2309"/>
    <w:rsid w:val="009F5C81"/>
    <w:rsid w:val="00A2209C"/>
    <w:rsid w:val="00A416D6"/>
    <w:rsid w:val="00A42AF4"/>
    <w:rsid w:val="00A5152C"/>
    <w:rsid w:val="00A60CBF"/>
    <w:rsid w:val="00A71D5C"/>
    <w:rsid w:val="00A7208C"/>
    <w:rsid w:val="00A75DAA"/>
    <w:rsid w:val="00A8485F"/>
    <w:rsid w:val="00A85D0C"/>
    <w:rsid w:val="00AB3D2F"/>
    <w:rsid w:val="00AD431C"/>
    <w:rsid w:val="00AE2F43"/>
    <w:rsid w:val="00B0656D"/>
    <w:rsid w:val="00B12940"/>
    <w:rsid w:val="00B3369B"/>
    <w:rsid w:val="00B33C5C"/>
    <w:rsid w:val="00B340D0"/>
    <w:rsid w:val="00B44223"/>
    <w:rsid w:val="00B80E08"/>
    <w:rsid w:val="00B90264"/>
    <w:rsid w:val="00B96EED"/>
    <w:rsid w:val="00BA043B"/>
    <w:rsid w:val="00BB05BE"/>
    <w:rsid w:val="00BB3987"/>
    <w:rsid w:val="00BC64AE"/>
    <w:rsid w:val="00BD37B0"/>
    <w:rsid w:val="00C01E61"/>
    <w:rsid w:val="00C47617"/>
    <w:rsid w:val="00C61D95"/>
    <w:rsid w:val="00C6299F"/>
    <w:rsid w:val="00C7496C"/>
    <w:rsid w:val="00C83CF6"/>
    <w:rsid w:val="00CA1754"/>
    <w:rsid w:val="00CA6C1A"/>
    <w:rsid w:val="00CB59D2"/>
    <w:rsid w:val="00CD1D85"/>
    <w:rsid w:val="00CD4D8C"/>
    <w:rsid w:val="00CF574A"/>
    <w:rsid w:val="00D01432"/>
    <w:rsid w:val="00D01A10"/>
    <w:rsid w:val="00D1793A"/>
    <w:rsid w:val="00D245B3"/>
    <w:rsid w:val="00D24C2A"/>
    <w:rsid w:val="00D276A7"/>
    <w:rsid w:val="00D343EB"/>
    <w:rsid w:val="00D34D28"/>
    <w:rsid w:val="00D42A74"/>
    <w:rsid w:val="00D471CB"/>
    <w:rsid w:val="00D560DF"/>
    <w:rsid w:val="00D648AE"/>
    <w:rsid w:val="00D652BC"/>
    <w:rsid w:val="00D72D8B"/>
    <w:rsid w:val="00D834D9"/>
    <w:rsid w:val="00D96609"/>
    <w:rsid w:val="00DB18C2"/>
    <w:rsid w:val="00DB777E"/>
    <w:rsid w:val="00DC4DCF"/>
    <w:rsid w:val="00DD0500"/>
    <w:rsid w:val="00DD61CD"/>
    <w:rsid w:val="00E06798"/>
    <w:rsid w:val="00E11192"/>
    <w:rsid w:val="00E224CB"/>
    <w:rsid w:val="00E24823"/>
    <w:rsid w:val="00E25070"/>
    <w:rsid w:val="00E32C24"/>
    <w:rsid w:val="00E449B1"/>
    <w:rsid w:val="00E473B6"/>
    <w:rsid w:val="00E52A11"/>
    <w:rsid w:val="00E6369C"/>
    <w:rsid w:val="00E8704B"/>
    <w:rsid w:val="00E96D62"/>
    <w:rsid w:val="00EA068B"/>
    <w:rsid w:val="00EB1FBD"/>
    <w:rsid w:val="00EB3442"/>
    <w:rsid w:val="00EB5752"/>
    <w:rsid w:val="00EB5A8D"/>
    <w:rsid w:val="00EB5FF1"/>
    <w:rsid w:val="00EC114A"/>
    <w:rsid w:val="00EC67D7"/>
    <w:rsid w:val="00ED6D06"/>
    <w:rsid w:val="00EE5473"/>
    <w:rsid w:val="00EF6AF0"/>
    <w:rsid w:val="00F025C9"/>
    <w:rsid w:val="00F05E2E"/>
    <w:rsid w:val="00F07905"/>
    <w:rsid w:val="00F206A3"/>
    <w:rsid w:val="00F37B1A"/>
    <w:rsid w:val="00F41BBC"/>
    <w:rsid w:val="00F55F2D"/>
    <w:rsid w:val="00F60510"/>
    <w:rsid w:val="00F82987"/>
    <w:rsid w:val="00F83527"/>
    <w:rsid w:val="00F846D6"/>
    <w:rsid w:val="00F95C1E"/>
    <w:rsid w:val="00FA2CCB"/>
    <w:rsid w:val="00FB1F83"/>
    <w:rsid w:val="00FB7A5A"/>
    <w:rsid w:val="00FD0BD4"/>
    <w:rsid w:val="00FD2478"/>
    <w:rsid w:val="00FE6625"/>
    <w:rsid w:val="00FF4A43"/>
    <w:rsid w:val="079DB2DF"/>
    <w:rsid w:val="13A4F550"/>
    <w:rsid w:val="264093D9"/>
    <w:rsid w:val="28D84689"/>
    <w:rsid w:val="328453CE"/>
    <w:rsid w:val="4DBAB396"/>
    <w:rsid w:val="5796E58B"/>
    <w:rsid w:val="5873AB30"/>
    <w:rsid w:val="5DB8DEEE"/>
    <w:rsid w:val="61CED8EC"/>
    <w:rsid w:val="6FCB8BB8"/>
    <w:rsid w:val="7F5F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E93D6"/>
  <w15:chartTrackingRefBased/>
  <w15:docId w15:val="{E508032F-CC77-4EB4-A1DC-28004EF5F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1413B"/>
    <w:pPr>
      <w:spacing w:before="60" w:after="60" w:line="360" w:lineRule="auto"/>
      <w:ind w:firstLine="340"/>
      <w:jc w:val="both"/>
    </w:pPr>
    <w:rPr>
      <w:rFonts w:ascii="Times New Roman" w:eastAsia="Calibri" w:hAnsi="Times New Roman" w:cs="Times New Roman"/>
      <w:sz w:val="28"/>
    </w:rPr>
  </w:style>
  <w:style w:type="paragraph" w:styleId="u1">
    <w:name w:val="heading 1"/>
    <w:aliases w:val="MUC LUC KHONG DANH SO"/>
    <w:basedOn w:val="Binhthng"/>
    <w:next w:val="Binhthng"/>
    <w:link w:val="u1Char"/>
    <w:uiPriority w:val="9"/>
    <w:qFormat/>
    <w:rsid w:val="0021413B"/>
    <w:pPr>
      <w:keepNext/>
      <w:pageBreakBefore/>
      <w:spacing w:before="120" w:after="120"/>
      <w:ind w:firstLine="0"/>
      <w:jc w:val="center"/>
      <w:outlineLvl w:val="0"/>
    </w:pPr>
    <w:rPr>
      <w:rFonts w:eastAsia="Times New Roman"/>
      <w:b/>
      <w:bCs/>
      <w:kern w:val="32"/>
      <w:szCs w:val="32"/>
    </w:rPr>
  </w:style>
  <w:style w:type="paragraph" w:styleId="u2">
    <w:name w:val="heading 2"/>
    <w:basedOn w:val="Binhthng"/>
    <w:next w:val="Binhthng"/>
    <w:link w:val="u2Char"/>
    <w:uiPriority w:val="9"/>
    <w:semiHidden/>
    <w:unhideWhenUsed/>
    <w:qFormat/>
    <w:rsid w:val="00D65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582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58208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6">
    <w:name w:val="heading 6"/>
    <w:basedOn w:val="Binhthng"/>
    <w:next w:val="Binhthng"/>
    <w:link w:val="u6Char"/>
    <w:uiPriority w:val="9"/>
    <w:semiHidden/>
    <w:unhideWhenUsed/>
    <w:qFormat/>
    <w:rsid w:val="000372D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MUC LUC KHONG DANH SO Char"/>
    <w:basedOn w:val="Phngmcinhcuaoanvn"/>
    <w:link w:val="u1"/>
    <w:uiPriority w:val="9"/>
    <w:rsid w:val="0021413B"/>
    <w:rPr>
      <w:rFonts w:ascii="Times New Roman" w:eastAsia="Times New Roman" w:hAnsi="Times New Roman" w:cs="Times New Roman"/>
      <w:b/>
      <w:bCs/>
      <w:kern w:val="32"/>
      <w:sz w:val="28"/>
      <w:szCs w:val="32"/>
    </w:rPr>
  </w:style>
  <w:style w:type="paragraph" w:styleId="oancuaDanhsach">
    <w:name w:val="List Paragraph"/>
    <w:basedOn w:val="Binhthng"/>
    <w:link w:val="oancuaDanhsachChar"/>
    <w:uiPriority w:val="34"/>
    <w:qFormat/>
    <w:rsid w:val="0021413B"/>
    <w:pPr>
      <w:ind w:left="720"/>
      <w:contextualSpacing/>
    </w:pPr>
  </w:style>
  <w:style w:type="character" w:customStyle="1" w:styleId="u3Char">
    <w:name w:val="Đầu đề 3 Char"/>
    <w:basedOn w:val="Phngmcinhcuaoanvn"/>
    <w:link w:val="u3"/>
    <w:uiPriority w:val="9"/>
    <w:semiHidden/>
    <w:rsid w:val="00582082"/>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582082"/>
    <w:rPr>
      <w:rFonts w:asciiTheme="majorHAnsi" w:eastAsiaTheme="majorEastAsia" w:hAnsiTheme="majorHAnsi" w:cstheme="majorBidi"/>
      <w:i/>
      <w:iCs/>
      <w:color w:val="2F5496" w:themeColor="accent1" w:themeShade="BF"/>
      <w:sz w:val="28"/>
    </w:rPr>
  </w:style>
  <w:style w:type="table" w:styleId="LiBang">
    <w:name w:val="Table Grid"/>
    <w:basedOn w:val="BangThngthng"/>
    <w:uiPriority w:val="39"/>
    <w:qFormat/>
    <w:rsid w:val="00B3369B"/>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aliases w:val="Figure"/>
    <w:basedOn w:val="Binhthng"/>
    <w:next w:val="Binhthng"/>
    <w:uiPriority w:val="35"/>
    <w:unhideWhenUsed/>
    <w:qFormat/>
    <w:rsid w:val="00B3369B"/>
    <w:pPr>
      <w:spacing w:line="240" w:lineRule="auto"/>
      <w:ind w:firstLine="0"/>
      <w:jc w:val="center"/>
    </w:pPr>
    <w:rPr>
      <w:bCs/>
      <w:i/>
      <w:sz w:val="26"/>
      <w:szCs w:val="20"/>
    </w:rPr>
  </w:style>
  <w:style w:type="character" w:customStyle="1" w:styleId="oancuaDanhsachChar">
    <w:name w:val="Đoạn của Danh sách Char"/>
    <w:basedOn w:val="Phngmcinhcuaoanvn"/>
    <w:link w:val="oancuaDanhsach"/>
    <w:uiPriority w:val="34"/>
    <w:rsid w:val="00B90264"/>
    <w:rPr>
      <w:rFonts w:ascii="Times New Roman" w:eastAsia="Calibri" w:hAnsi="Times New Roman" w:cs="Times New Roman"/>
      <w:sz w:val="28"/>
    </w:rPr>
  </w:style>
  <w:style w:type="character" w:customStyle="1" w:styleId="u6Char">
    <w:name w:val="Đầu đề 6 Char"/>
    <w:basedOn w:val="Phngmcinhcuaoanvn"/>
    <w:link w:val="u6"/>
    <w:uiPriority w:val="9"/>
    <w:semiHidden/>
    <w:rsid w:val="000372D6"/>
    <w:rPr>
      <w:rFonts w:asciiTheme="majorHAnsi" w:eastAsiaTheme="majorEastAsia" w:hAnsiTheme="majorHAnsi" w:cstheme="majorBidi"/>
      <w:color w:val="1F3763" w:themeColor="accent1" w:themeShade="7F"/>
      <w:sz w:val="28"/>
    </w:rPr>
  </w:style>
  <w:style w:type="character" w:styleId="Siuktni">
    <w:name w:val="Hyperlink"/>
    <w:uiPriority w:val="99"/>
    <w:unhideWhenUsed/>
    <w:rsid w:val="000372D6"/>
    <w:rPr>
      <w:color w:val="0563C1"/>
      <w:u w:val="single"/>
    </w:rPr>
  </w:style>
  <w:style w:type="paragraph" w:styleId="Banghinhminhhoa">
    <w:name w:val="table of figures"/>
    <w:basedOn w:val="Binhthng"/>
    <w:next w:val="Binhthng"/>
    <w:uiPriority w:val="99"/>
    <w:unhideWhenUsed/>
    <w:rsid w:val="00FD2478"/>
    <w:pPr>
      <w:spacing w:after="0"/>
    </w:pPr>
  </w:style>
  <w:style w:type="character" w:customStyle="1" w:styleId="u2Char">
    <w:name w:val="Đầu đề 2 Char"/>
    <w:basedOn w:val="Phngmcinhcuaoanvn"/>
    <w:link w:val="u2"/>
    <w:uiPriority w:val="9"/>
    <w:semiHidden/>
    <w:rsid w:val="00D652BC"/>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3D415D"/>
    <w:pPr>
      <w:keepLines/>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Mucluc1">
    <w:name w:val="toc 1"/>
    <w:basedOn w:val="Binhthng"/>
    <w:next w:val="Binhthng"/>
    <w:autoRedefine/>
    <w:uiPriority w:val="39"/>
    <w:unhideWhenUsed/>
    <w:rsid w:val="003D415D"/>
    <w:pPr>
      <w:spacing w:after="100"/>
    </w:pPr>
  </w:style>
  <w:style w:type="paragraph" w:styleId="Mucluc2">
    <w:name w:val="toc 2"/>
    <w:basedOn w:val="Binhthng"/>
    <w:next w:val="Binhthng"/>
    <w:autoRedefine/>
    <w:uiPriority w:val="39"/>
    <w:unhideWhenUsed/>
    <w:rsid w:val="003D415D"/>
    <w:pPr>
      <w:spacing w:after="100"/>
      <w:ind w:left="280"/>
    </w:pPr>
  </w:style>
  <w:style w:type="paragraph" w:styleId="Mucluc3">
    <w:name w:val="toc 3"/>
    <w:basedOn w:val="Binhthng"/>
    <w:next w:val="Binhthng"/>
    <w:autoRedefine/>
    <w:uiPriority w:val="39"/>
    <w:unhideWhenUsed/>
    <w:rsid w:val="003D415D"/>
    <w:pPr>
      <w:spacing w:after="100"/>
      <w:ind w:left="560"/>
    </w:pPr>
  </w:style>
  <w:style w:type="table" w:customStyle="1" w:styleId="LiBang1">
    <w:name w:val="Lưới Bảng1"/>
    <w:basedOn w:val="BangThngthng"/>
    <w:uiPriority w:val="39"/>
    <w:rsid w:val="004551C0"/>
    <w:pPr>
      <w:spacing w:before="60" w:after="0" w:line="240" w:lineRule="auto"/>
      <w:jc w:val="both"/>
    </w:pPr>
    <w:rPr>
      <w:rFonts w:ascii="Times New Roman" w:hAnsi="Times New Roman" w:cs="Times New Roman"/>
      <w:color w:val="000000"/>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9585">
      <w:bodyDiv w:val="1"/>
      <w:marLeft w:val="0"/>
      <w:marRight w:val="0"/>
      <w:marTop w:val="0"/>
      <w:marBottom w:val="0"/>
      <w:divBdr>
        <w:top w:val="none" w:sz="0" w:space="0" w:color="auto"/>
        <w:left w:val="none" w:sz="0" w:space="0" w:color="auto"/>
        <w:bottom w:val="none" w:sz="0" w:space="0" w:color="auto"/>
        <w:right w:val="none" w:sz="0" w:space="0" w:color="auto"/>
      </w:divBdr>
    </w:div>
    <w:div w:id="578180243">
      <w:bodyDiv w:val="1"/>
      <w:marLeft w:val="0"/>
      <w:marRight w:val="0"/>
      <w:marTop w:val="0"/>
      <w:marBottom w:val="0"/>
      <w:divBdr>
        <w:top w:val="none" w:sz="0" w:space="0" w:color="auto"/>
        <w:left w:val="none" w:sz="0" w:space="0" w:color="auto"/>
        <w:bottom w:val="none" w:sz="0" w:space="0" w:color="auto"/>
        <w:right w:val="none" w:sz="0" w:space="0" w:color="auto"/>
      </w:divBdr>
    </w:div>
    <w:div w:id="1903323359">
      <w:bodyDiv w:val="1"/>
      <w:marLeft w:val="0"/>
      <w:marRight w:val="0"/>
      <w:marTop w:val="0"/>
      <w:marBottom w:val="0"/>
      <w:divBdr>
        <w:top w:val="none" w:sz="0" w:space="0" w:color="auto"/>
        <w:left w:val="none" w:sz="0" w:space="0" w:color="auto"/>
        <w:bottom w:val="none" w:sz="0" w:space="0" w:color="auto"/>
        <w:right w:val="none" w:sz="0" w:space="0" w:color="auto"/>
      </w:divBdr>
    </w:div>
    <w:div w:id="206806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github.com/teohien/Group2-Final"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1134309-F8DA-4A7E-AF87-7BA78D5D6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3865</Words>
  <Characters>22037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25851</CharactersWithSpaces>
  <SharedDoc>false</SharedDoc>
  <HLinks>
    <vt:vector size="312" baseType="variant">
      <vt:variant>
        <vt:i4>3997746</vt:i4>
      </vt:variant>
      <vt:variant>
        <vt:i4>378</vt:i4>
      </vt:variant>
      <vt:variant>
        <vt:i4>0</vt:i4>
      </vt:variant>
      <vt:variant>
        <vt:i4>5</vt:i4>
      </vt:variant>
      <vt:variant>
        <vt:lpwstr>https://github.com/teohien/Group2-Final</vt:lpwstr>
      </vt:variant>
      <vt:variant>
        <vt:lpwstr/>
      </vt:variant>
      <vt:variant>
        <vt:i4>1114161</vt:i4>
      </vt:variant>
      <vt:variant>
        <vt:i4>305</vt:i4>
      </vt:variant>
      <vt:variant>
        <vt:i4>0</vt:i4>
      </vt:variant>
      <vt:variant>
        <vt:i4>5</vt:i4>
      </vt:variant>
      <vt:variant>
        <vt:lpwstr/>
      </vt:variant>
      <vt:variant>
        <vt:lpwstr>_Toc129383143</vt:lpwstr>
      </vt:variant>
      <vt:variant>
        <vt:i4>1114161</vt:i4>
      </vt:variant>
      <vt:variant>
        <vt:i4>299</vt:i4>
      </vt:variant>
      <vt:variant>
        <vt:i4>0</vt:i4>
      </vt:variant>
      <vt:variant>
        <vt:i4>5</vt:i4>
      </vt:variant>
      <vt:variant>
        <vt:lpwstr/>
      </vt:variant>
      <vt:variant>
        <vt:lpwstr>_Toc129383142</vt:lpwstr>
      </vt:variant>
      <vt:variant>
        <vt:i4>1114161</vt:i4>
      </vt:variant>
      <vt:variant>
        <vt:i4>293</vt:i4>
      </vt:variant>
      <vt:variant>
        <vt:i4>0</vt:i4>
      </vt:variant>
      <vt:variant>
        <vt:i4>5</vt:i4>
      </vt:variant>
      <vt:variant>
        <vt:lpwstr/>
      </vt:variant>
      <vt:variant>
        <vt:lpwstr>_Toc129383141</vt:lpwstr>
      </vt:variant>
      <vt:variant>
        <vt:i4>1114161</vt:i4>
      </vt:variant>
      <vt:variant>
        <vt:i4>287</vt:i4>
      </vt:variant>
      <vt:variant>
        <vt:i4>0</vt:i4>
      </vt:variant>
      <vt:variant>
        <vt:i4>5</vt:i4>
      </vt:variant>
      <vt:variant>
        <vt:lpwstr/>
      </vt:variant>
      <vt:variant>
        <vt:lpwstr>_Toc129383140</vt:lpwstr>
      </vt:variant>
      <vt:variant>
        <vt:i4>1441841</vt:i4>
      </vt:variant>
      <vt:variant>
        <vt:i4>281</vt:i4>
      </vt:variant>
      <vt:variant>
        <vt:i4>0</vt:i4>
      </vt:variant>
      <vt:variant>
        <vt:i4>5</vt:i4>
      </vt:variant>
      <vt:variant>
        <vt:lpwstr/>
      </vt:variant>
      <vt:variant>
        <vt:lpwstr>_Toc129383139</vt:lpwstr>
      </vt:variant>
      <vt:variant>
        <vt:i4>1441841</vt:i4>
      </vt:variant>
      <vt:variant>
        <vt:i4>275</vt:i4>
      </vt:variant>
      <vt:variant>
        <vt:i4>0</vt:i4>
      </vt:variant>
      <vt:variant>
        <vt:i4>5</vt:i4>
      </vt:variant>
      <vt:variant>
        <vt:lpwstr/>
      </vt:variant>
      <vt:variant>
        <vt:lpwstr>_Toc129383138</vt:lpwstr>
      </vt:variant>
      <vt:variant>
        <vt:i4>1441841</vt:i4>
      </vt:variant>
      <vt:variant>
        <vt:i4>269</vt:i4>
      </vt:variant>
      <vt:variant>
        <vt:i4>0</vt:i4>
      </vt:variant>
      <vt:variant>
        <vt:i4>5</vt:i4>
      </vt:variant>
      <vt:variant>
        <vt:lpwstr/>
      </vt:variant>
      <vt:variant>
        <vt:lpwstr>_Toc129383137</vt:lpwstr>
      </vt:variant>
      <vt:variant>
        <vt:i4>1441841</vt:i4>
      </vt:variant>
      <vt:variant>
        <vt:i4>263</vt:i4>
      </vt:variant>
      <vt:variant>
        <vt:i4>0</vt:i4>
      </vt:variant>
      <vt:variant>
        <vt:i4>5</vt:i4>
      </vt:variant>
      <vt:variant>
        <vt:lpwstr/>
      </vt:variant>
      <vt:variant>
        <vt:lpwstr>_Toc129383136</vt:lpwstr>
      </vt:variant>
      <vt:variant>
        <vt:i4>1441841</vt:i4>
      </vt:variant>
      <vt:variant>
        <vt:i4>257</vt:i4>
      </vt:variant>
      <vt:variant>
        <vt:i4>0</vt:i4>
      </vt:variant>
      <vt:variant>
        <vt:i4>5</vt:i4>
      </vt:variant>
      <vt:variant>
        <vt:lpwstr/>
      </vt:variant>
      <vt:variant>
        <vt:lpwstr>_Toc129383135</vt:lpwstr>
      </vt:variant>
      <vt:variant>
        <vt:i4>1441841</vt:i4>
      </vt:variant>
      <vt:variant>
        <vt:i4>251</vt:i4>
      </vt:variant>
      <vt:variant>
        <vt:i4>0</vt:i4>
      </vt:variant>
      <vt:variant>
        <vt:i4>5</vt:i4>
      </vt:variant>
      <vt:variant>
        <vt:lpwstr/>
      </vt:variant>
      <vt:variant>
        <vt:lpwstr>_Toc129383134</vt:lpwstr>
      </vt:variant>
      <vt:variant>
        <vt:i4>1441841</vt:i4>
      </vt:variant>
      <vt:variant>
        <vt:i4>245</vt:i4>
      </vt:variant>
      <vt:variant>
        <vt:i4>0</vt:i4>
      </vt:variant>
      <vt:variant>
        <vt:i4>5</vt:i4>
      </vt:variant>
      <vt:variant>
        <vt:lpwstr/>
      </vt:variant>
      <vt:variant>
        <vt:lpwstr>_Toc129383133</vt:lpwstr>
      </vt:variant>
      <vt:variant>
        <vt:i4>1441841</vt:i4>
      </vt:variant>
      <vt:variant>
        <vt:i4>239</vt:i4>
      </vt:variant>
      <vt:variant>
        <vt:i4>0</vt:i4>
      </vt:variant>
      <vt:variant>
        <vt:i4>5</vt:i4>
      </vt:variant>
      <vt:variant>
        <vt:lpwstr/>
      </vt:variant>
      <vt:variant>
        <vt:lpwstr>_Toc129383132</vt:lpwstr>
      </vt:variant>
      <vt:variant>
        <vt:i4>1441841</vt:i4>
      </vt:variant>
      <vt:variant>
        <vt:i4>233</vt:i4>
      </vt:variant>
      <vt:variant>
        <vt:i4>0</vt:i4>
      </vt:variant>
      <vt:variant>
        <vt:i4>5</vt:i4>
      </vt:variant>
      <vt:variant>
        <vt:lpwstr/>
      </vt:variant>
      <vt:variant>
        <vt:lpwstr>_Toc129383131</vt:lpwstr>
      </vt:variant>
      <vt:variant>
        <vt:i4>1441841</vt:i4>
      </vt:variant>
      <vt:variant>
        <vt:i4>227</vt:i4>
      </vt:variant>
      <vt:variant>
        <vt:i4>0</vt:i4>
      </vt:variant>
      <vt:variant>
        <vt:i4>5</vt:i4>
      </vt:variant>
      <vt:variant>
        <vt:lpwstr/>
      </vt:variant>
      <vt:variant>
        <vt:lpwstr>_Toc129383130</vt:lpwstr>
      </vt:variant>
      <vt:variant>
        <vt:i4>1507377</vt:i4>
      </vt:variant>
      <vt:variant>
        <vt:i4>221</vt:i4>
      </vt:variant>
      <vt:variant>
        <vt:i4>0</vt:i4>
      </vt:variant>
      <vt:variant>
        <vt:i4>5</vt:i4>
      </vt:variant>
      <vt:variant>
        <vt:lpwstr/>
      </vt:variant>
      <vt:variant>
        <vt:lpwstr>_Toc129383129</vt:lpwstr>
      </vt:variant>
      <vt:variant>
        <vt:i4>1507377</vt:i4>
      </vt:variant>
      <vt:variant>
        <vt:i4>215</vt:i4>
      </vt:variant>
      <vt:variant>
        <vt:i4>0</vt:i4>
      </vt:variant>
      <vt:variant>
        <vt:i4>5</vt:i4>
      </vt:variant>
      <vt:variant>
        <vt:lpwstr/>
      </vt:variant>
      <vt:variant>
        <vt:lpwstr>_Toc129383128</vt:lpwstr>
      </vt:variant>
      <vt:variant>
        <vt:i4>1507377</vt:i4>
      </vt:variant>
      <vt:variant>
        <vt:i4>209</vt:i4>
      </vt:variant>
      <vt:variant>
        <vt:i4>0</vt:i4>
      </vt:variant>
      <vt:variant>
        <vt:i4>5</vt:i4>
      </vt:variant>
      <vt:variant>
        <vt:lpwstr/>
      </vt:variant>
      <vt:variant>
        <vt:lpwstr>_Toc129383127</vt:lpwstr>
      </vt:variant>
      <vt:variant>
        <vt:i4>1507377</vt:i4>
      </vt:variant>
      <vt:variant>
        <vt:i4>203</vt:i4>
      </vt:variant>
      <vt:variant>
        <vt:i4>0</vt:i4>
      </vt:variant>
      <vt:variant>
        <vt:i4>5</vt:i4>
      </vt:variant>
      <vt:variant>
        <vt:lpwstr/>
      </vt:variant>
      <vt:variant>
        <vt:lpwstr>_Toc129383126</vt:lpwstr>
      </vt:variant>
      <vt:variant>
        <vt:i4>1507377</vt:i4>
      </vt:variant>
      <vt:variant>
        <vt:i4>197</vt:i4>
      </vt:variant>
      <vt:variant>
        <vt:i4>0</vt:i4>
      </vt:variant>
      <vt:variant>
        <vt:i4>5</vt:i4>
      </vt:variant>
      <vt:variant>
        <vt:lpwstr/>
      </vt:variant>
      <vt:variant>
        <vt:lpwstr>_Toc129383125</vt:lpwstr>
      </vt:variant>
      <vt:variant>
        <vt:i4>1507377</vt:i4>
      </vt:variant>
      <vt:variant>
        <vt:i4>191</vt:i4>
      </vt:variant>
      <vt:variant>
        <vt:i4>0</vt:i4>
      </vt:variant>
      <vt:variant>
        <vt:i4>5</vt:i4>
      </vt:variant>
      <vt:variant>
        <vt:lpwstr/>
      </vt:variant>
      <vt:variant>
        <vt:lpwstr>_Toc129383124</vt:lpwstr>
      </vt:variant>
      <vt:variant>
        <vt:i4>1507377</vt:i4>
      </vt:variant>
      <vt:variant>
        <vt:i4>185</vt:i4>
      </vt:variant>
      <vt:variant>
        <vt:i4>0</vt:i4>
      </vt:variant>
      <vt:variant>
        <vt:i4>5</vt:i4>
      </vt:variant>
      <vt:variant>
        <vt:lpwstr/>
      </vt:variant>
      <vt:variant>
        <vt:lpwstr>_Toc129383123</vt:lpwstr>
      </vt:variant>
      <vt:variant>
        <vt:i4>1507377</vt:i4>
      </vt:variant>
      <vt:variant>
        <vt:i4>179</vt:i4>
      </vt:variant>
      <vt:variant>
        <vt:i4>0</vt:i4>
      </vt:variant>
      <vt:variant>
        <vt:i4>5</vt:i4>
      </vt:variant>
      <vt:variant>
        <vt:lpwstr/>
      </vt:variant>
      <vt:variant>
        <vt:lpwstr>_Toc129383122</vt:lpwstr>
      </vt:variant>
      <vt:variant>
        <vt:i4>1179696</vt:i4>
      </vt:variant>
      <vt:variant>
        <vt:i4>170</vt:i4>
      </vt:variant>
      <vt:variant>
        <vt:i4>0</vt:i4>
      </vt:variant>
      <vt:variant>
        <vt:i4>5</vt:i4>
      </vt:variant>
      <vt:variant>
        <vt:lpwstr/>
      </vt:variant>
      <vt:variant>
        <vt:lpwstr>_Toc129384005</vt:lpwstr>
      </vt:variant>
      <vt:variant>
        <vt:i4>1179696</vt:i4>
      </vt:variant>
      <vt:variant>
        <vt:i4>164</vt:i4>
      </vt:variant>
      <vt:variant>
        <vt:i4>0</vt:i4>
      </vt:variant>
      <vt:variant>
        <vt:i4>5</vt:i4>
      </vt:variant>
      <vt:variant>
        <vt:lpwstr/>
      </vt:variant>
      <vt:variant>
        <vt:lpwstr>_Toc129384004</vt:lpwstr>
      </vt:variant>
      <vt:variant>
        <vt:i4>1179696</vt:i4>
      </vt:variant>
      <vt:variant>
        <vt:i4>158</vt:i4>
      </vt:variant>
      <vt:variant>
        <vt:i4>0</vt:i4>
      </vt:variant>
      <vt:variant>
        <vt:i4>5</vt:i4>
      </vt:variant>
      <vt:variant>
        <vt:lpwstr/>
      </vt:variant>
      <vt:variant>
        <vt:lpwstr>_Toc129384003</vt:lpwstr>
      </vt:variant>
      <vt:variant>
        <vt:i4>1179696</vt:i4>
      </vt:variant>
      <vt:variant>
        <vt:i4>152</vt:i4>
      </vt:variant>
      <vt:variant>
        <vt:i4>0</vt:i4>
      </vt:variant>
      <vt:variant>
        <vt:i4>5</vt:i4>
      </vt:variant>
      <vt:variant>
        <vt:lpwstr/>
      </vt:variant>
      <vt:variant>
        <vt:lpwstr>_Toc129384002</vt:lpwstr>
      </vt:variant>
      <vt:variant>
        <vt:i4>1179696</vt:i4>
      </vt:variant>
      <vt:variant>
        <vt:i4>146</vt:i4>
      </vt:variant>
      <vt:variant>
        <vt:i4>0</vt:i4>
      </vt:variant>
      <vt:variant>
        <vt:i4>5</vt:i4>
      </vt:variant>
      <vt:variant>
        <vt:lpwstr/>
      </vt:variant>
      <vt:variant>
        <vt:lpwstr>_Toc129384001</vt:lpwstr>
      </vt:variant>
      <vt:variant>
        <vt:i4>1179696</vt:i4>
      </vt:variant>
      <vt:variant>
        <vt:i4>140</vt:i4>
      </vt:variant>
      <vt:variant>
        <vt:i4>0</vt:i4>
      </vt:variant>
      <vt:variant>
        <vt:i4>5</vt:i4>
      </vt:variant>
      <vt:variant>
        <vt:lpwstr/>
      </vt:variant>
      <vt:variant>
        <vt:lpwstr>_Toc129384000</vt:lpwstr>
      </vt:variant>
      <vt:variant>
        <vt:i4>1835065</vt:i4>
      </vt:variant>
      <vt:variant>
        <vt:i4>134</vt:i4>
      </vt:variant>
      <vt:variant>
        <vt:i4>0</vt:i4>
      </vt:variant>
      <vt:variant>
        <vt:i4>5</vt:i4>
      </vt:variant>
      <vt:variant>
        <vt:lpwstr/>
      </vt:variant>
      <vt:variant>
        <vt:lpwstr>_Toc129383999</vt:lpwstr>
      </vt:variant>
      <vt:variant>
        <vt:i4>1835065</vt:i4>
      </vt:variant>
      <vt:variant>
        <vt:i4>128</vt:i4>
      </vt:variant>
      <vt:variant>
        <vt:i4>0</vt:i4>
      </vt:variant>
      <vt:variant>
        <vt:i4>5</vt:i4>
      </vt:variant>
      <vt:variant>
        <vt:lpwstr/>
      </vt:variant>
      <vt:variant>
        <vt:lpwstr>_Toc129383998</vt:lpwstr>
      </vt:variant>
      <vt:variant>
        <vt:i4>1835065</vt:i4>
      </vt:variant>
      <vt:variant>
        <vt:i4>122</vt:i4>
      </vt:variant>
      <vt:variant>
        <vt:i4>0</vt:i4>
      </vt:variant>
      <vt:variant>
        <vt:i4>5</vt:i4>
      </vt:variant>
      <vt:variant>
        <vt:lpwstr/>
      </vt:variant>
      <vt:variant>
        <vt:lpwstr>_Toc129383997</vt:lpwstr>
      </vt:variant>
      <vt:variant>
        <vt:i4>1835065</vt:i4>
      </vt:variant>
      <vt:variant>
        <vt:i4>116</vt:i4>
      </vt:variant>
      <vt:variant>
        <vt:i4>0</vt:i4>
      </vt:variant>
      <vt:variant>
        <vt:i4>5</vt:i4>
      </vt:variant>
      <vt:variant>
        <vt:lpwstr/>
      </vt:variant>
      <vt:variant>
        <vt:lpwstr>_Toc129383996</vt:lpwstr>
      </vt:variant>
      <vt:variant>
        <vt:i4>1835065</vt:i4>
      </vt:variant>
      <vt:variant>
        <vt:i4>110</vt:i4>
      </vt:variant>
      <vt:variant>
        <vt:i4>0</vt:i4>
      </vt:variant>
      <vt:variant>
        <vt:i4>5</vt:i4>
      </vt:variant>
      <vt:variant>
        <vt:lpwstr/>
      </vt:variant>
      <vt:variant>
        <vt:lpwstr>_Toc129383995</vt:lpwstr>
      </vt:variant>
      <vt:variant>
        <vt:i4>1835065</vt:i4>
      </vt:variant>
      <vt:variant>
        <vt:i4>104</vt:i4>
      </vt:variant>
      <vt:variant>
        <vt:i4>0</vt:i4>
      </vt:variant>
      <vt:variant>
        <vt:i4>5</vt:i4>
      </vt:variant>
      <vt:variant>
        <vt:lpwstr/>
      </vt:variant>
      <vt:variant>
        <vt:lpwstr>_Toc129383994</vt:lpwstr>
      </vt:variant>
      <vt:variant>
        <vt:i4>1835065</vt:i4>
      </vt:variant>
      <vt:variant>
        <vt:i4>98</vt:i4>
      </vt:variant>
      <vt:variant>
        <vt:i4>0</vt:i4>
      </vt:variant>
      <vt:variant>
        <vt:i4>5</vt:i4>
      </vt:variant>
      <vt:variant>
        <vt:lpwstr/>
      </vt:variant>
      <vt:variant>
        <vt:lpwstr>_Toc129383993</vt:lpwstr>
      </vt:variant>
      <vt:variant>
        <vt:i4>1835065</vt:i4>
      </vt:variant>
      <vt:variant>
        <vt:i4>92</vt:i4>
      </vt:variant>
      <vt:variant>
        <vt:i4>0</vt:i4>
      </vt:variant>
      <vt:variant>
        <vt:i4>5</vt:i4>
      </vt:variant>
      <vt:variant>
        <vt:lpwstr/>
      </vt:variant>
      <vt:variant>
        <vt:lpwstr>_Toc129383992</vt:lpwstr>
      </vt:variant>
      <vt:variant>
        <vt:i4>1835065</vt:i4>
      </vt:variant>
      <vt:variant>
        <vt:i4>86</vt:i4>
      </vt:variant>
      <vt:variant>
        <vt:i4>0</vt:i4>
      </vt:variant>
      <vt:variant>
        <vt:i4>5</vt:i4>
      </vt:variant>
      <vt:variant>
        <vt:lpwstr/>
      </vt:variant>
      <vt:variant>
        <vt:lpwstr>_Toc129383991</vt:lpwstr>
      </vt:variant>
      <vt:variant>
        <vt:i4>1835065</vt:i4>
      </vt:variant>
      <vt:variant>
        <vt:i4>80</vt:i4>
      </vt:variant>
      <vt:variant>
        <vt:i4>0</vt:i4>
      </vt:variant>
      <vt:variant>
        <vt:i4>5</vt:i4>
      </vt:variant>
      <vt:variant>
        <vt:lpwstr/>
      </vt:variant>
      <vt:variant>
        <vt:lpwstr>_Toc129383990</vt:lpwstr>
      </vt:variant>
      <vt:variant>
        <vt:i4>1900601</vt:i4>
      </vt:variant>
      <vt:variant>
        <vt:i4>74</vt:i4>
      </vt:variant>
      <vt:variant>
        <vt:i4>0</vt:i4>
      </vt:variant>
      <vt:variant>
        <vt:i4>5</vt:i4>
      </vt:variant>
      <vt:variant>
        <vt:lpwstr/>
      </vt:variant>
      <vt:variant>
        <vt:lpwstr>_Toc129383989</vt:lpwstr>
      </vt:variant>
      <vt:variant>
        <vt:i4>1900601</vt:i4>
      </vt:variant>
      <vt:variant>
        <vt:i4>68</vt:i4>
      </vt:variant>
      <vt:variant>
        <vt:i4>0</vt:i4>
      </vt:variant>
      <vt:variant>
        <vt:i4>5</vt:i4>
      </vt:variant>
      <vt:variant>
        <vt:lpwstr/>
      </vt:variant>
      <vt:variant>
        <vt:lpwstr>_Toc129383988</vt:lpwstr>
      </vt:variant>
      <vt:variant>
        <vt:i4>1900601</vt:i4>
      </vt:variant>
      <vt:variant>
        <vt:i4>62</vt:i4>
      </vt:variant>
      <vt:variant>
        <vt:i4>0</vt:i4>
      </vt:variant>
      <vt:variant>
        <vt:i4>5</vt:i4>
      </vt:variant>
      <vt:variant>
        <vt:lpwstr/>
      </vt:variant>
      <vt:variant>
        <vt:lpwstr>_Toc129383987</vt:lpwstr>
      </vt:variant>
      <vt:variant>
        <vt:i4>1900601</vt:i4>
      </vt:variant>
      <vt:variant>
        <vt:i4>56</vt:i4>
      </vt:variant>
      <vt:variant>
        <vt:i4>0</vt:i4>
      </vt:variant>
      <vt:variant>
        <vt:i4>5</vt:i4>
      </vt:variant>
      <vt:variant>
        <vt:lpwstr/>
      </vt:variant>
      <vt:variant>
        <vt:lpwstr>_Toc129383986</vt:lpwstr>
      </vt:variant>
      <vt:variant>
        <vt:i4>1900601</vt:i4>
      </vt:variant>
      <vt:variant>
        <vt:i4>50</vt:i4>
      </vt:variant>
      <vt:variant>
        <vt:i4>0</vt:i4>
      </vt:variant>
      <vt:variant>
        <vt:i4>5</vt:i4>
      </vt:variant>
      <vt:variant>
        <vt:lpwstr/>
      </vt:variant>
      <vt:variant>
        <vt:lpwstr>_Toc129383985</vt:lpwstr>
      </vt:variant>
      <vt:variant>
        <vt:i4>1900601</vt:i4>
      </vt:variant>
      <vt:variant>
        <vt:i4>44</vt:i4>
      </vt:variant>
      <vt:variant>
        <vt:i4>0</vt:i4>
      </vt:variant>
      <vt:variant>
        <vt:i4>5</vt:i4>
      </vt:variant>
      <vt:variant>
        <vt:lpwstr/>
      </vt:variant>
      <vt:variant>
        <vt:lpwstr>_Toc129383984</vt:lpwstr>
      </vt:variant>
      <vt:variant>
        <vt:i4>1900601</vt:i4>
      </vt:variant>
      <vt:variant>
        <vt:i4>38</vt:i4>
      </vt:variant>
      <vt:variant>
        <vt:i4>0</vt:i4>
      </vt:variant>
      <vt:variant>
        <vt:i4>5</vt:i4>
      </vt:variant>
      <vt:variant>
        <vt:lpwstr/>
      </vt:variant>
      <vt:variant>
        <vt:lpwstr>_Toc129383983</vt:lpwstr>
      </vt:variant>
      <vt:variant>
        <vt:i4>1900601</vt:i4>
      </vt:variant>
      <vt:variant>
        <vt:i4>32</vt:i4>
      </vt:variant>
      <vt:variant>
        <vt:i4>0</vt:i4>
      </vt:variant>
      <vt:variant>
        <vt:i4>5</vt:i4>
      </vt:variant>
      <vt:variant>
        <vt:lpwstr/>
      </vt:variant>
      <vt:variant>
        <vt:lpwstr>_Toc129383982</vt:lpwstr>
      </vt:variant>
      <vt:variant>
        <vt:i4>1900601</vt:i4>
      </vt:variant>
      <vt:variant>
        <vt:i4>26</vt:i4>
      </vt:variant>
      <vt:variant>
        <vt:i4>0</vt:i4>
      </vt:variant>
      <vt:variant>
        <vt:i4>5</vt:i4>
      </vt:variant>
      <vt:variant>
        <vt:lpwstr/>
      </vt:variant>
      <vt:variant>
        <vt:lpwstr>_Toc129383981</vt:lpwstr>
      </vt:variant>
      <vt:variant>
        <vt:i4>1900601</vt:i4>
      </vt:variant>
      <vt:variant>
        <vt:i4>20</vt:i4>
      </vt:variant>
      <vt:variant>
        <vt:i4>0</vt:i4>
      </vt:variant>
      <vt:variant>
        <vt:i4>5</vt:i4>
      </vt:variant>
      <vt:variant>
        <vt:lpwstr/>
      </vt:variant>
      <vt:variant>
        <vt:lpwstr>_Toc129383980</vt:lpwstr>
      </vt:variant>
      <vt:variant>
        <vt:i4>1179705</vt:i4>
      </vt:variant>
      <vt:variant>
        <vt:i4>14</vt:i4>
      </vt:variant>
      <vt:variant>
        <vt:i4>0</vt:i4>
      </vt:variant>
      <vt:variant>
        <vt:i4>5</vt:i4>
      </vt:variant>
      <vt:variant>
        <vt:lpwstr/>
      </vt:variant>
      <vt:variant>
        <vt:lpwstr>_Toc129383979</vt:lpwstr>
      </vt:variant>
      <vt:variant>
        <vt:i4>1179705</vt:i4>
      </vt:variant>
      <vt:variant>
        <vt:i4>8</vt:i4>
      </vt:variant>
      <vt:variant>
        <vt:i4>0</vt:i4>
      </vt:variant>
      <vt:variant>
        <vt:i4>5</vt:i4>
      </vt:variant>
      <vt:variant>
        <vt:lpwstr/>
      </vt:variant>
      <vt:variant>
        <vt:lpwstr>_Toc129383978</vt:lpwstr>
      </vt:variant>
      <vt:variant>
        <vt:i4>1179705</vt:i4>
      </vt:variant>
      <vt:variant>
        <vt:i4>2</vt:i4>
      </vt:variant>
      <vt:variant>
        <vt:i4>0</vt:i4>
      </vt:variant>
      <vt:variant>
        <vt:i4>5</vt:i4>
      </vt:variant>
      <vt:variant>
        <vt:lpwstr/>
      </vt:variant>
      <vt:variant>
        <vt:lpwstr>_Toc129383977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20191964</dc:creator>
  <cp:keywords/>
  <dc:description/>
  <cp:lastModifiedBy>NGUYEN DINH DUONG 20191792</cp:lastModifiedBy>
  <cp:revision>2</cp:revision>
  <dcterms:created xsi:type="dcterms:W3CDTF">2023-03-16T19:29:00Z</dcterms:created>
  <dcterms:modified xsi:type="dcterms:W3CDTF">2023-03-16T19:29:00Z</dcterms:modified>
</cp:coreProperties>
</file>